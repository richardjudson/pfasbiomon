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F9823" w14:textId="729E22C7" w:rsidR="00C759B4" w:rsidRDefault="00C060CA" w:rsidP="00C060CA">
      <w:pPr>
        <w:ind w:firstLine="0"/>
        <w:jc w:val="center"/>
        <w:rPr>
          <w:b/>
          <w:bCs/>
          <w:sz w:val="28"/>
          <w:szCs w:val="28"/>
        </w:rPr>
      </w:pPr>
      <w:r w:rsidRPr="00C060CA">
        <w:rPr>
          <w:b/>
          <w:bCs/>
          <w:sz w:val="28"/>
          <w:szCs w:val="28"/>
        </w:rPr>
        <w:t xml:space="preserve">Report on </w:t>
      </w:r>
      <w:r w:rsidR="00212D83">
        <w:rPr>
          <w:b/>
          <w:bCs/>
          <w:sz w:val="28"/>
          <w:szCs w:val="28"/>
        </w:rPr>
        <w:t xml:space="preserve">Comparison of Cell-based Bioactivity Concentrations and </w:t>
      </w:r>
      <w:r w:rsidR="003D6561">
        <w:rPr>
          <w:b/>
          <w:bCs/>
          <w:sz w:val="28"/>
          <w:szCs w:val="28"/>
        </w:rPr>
        <w:t xml:space="preserve">Human Population </w:t>
      </w:r>
      <w:r w:rsidR="00212D83">
        <w:rPr>
          <w:b/>
          <w:bCs/>
          <w:sz w:val="28"/>
          <w:szCs w:val="28"/>
        </w:rPr>
        <w:t xml:space="preserve">Blood Concentrations </w:t>
      </w:r>
      <w:r w:rsidRPr="00C060CA">
        <w:rPr>
          <w:b/>
          <w:bCs/>
          <w:sz w:val="28"/>
          <w:szCs w:val="28"/>
        </w:rPr>
        <w:t>for Selected PFAS Compounds</w:t>
      </w:r>
    </w:p>
    <w:p w14:paraId="26046077" w14:textId="10F5718D" w:rsidR="00A55A72" w:rsidRDefault="00A55A72" w:rsidP="00C060CA">
      <w:pPr>
        <w:ind w:firstLine="0"/>
        <w:jc w:val="center"/>
        <w:rPr>
          <w:b/>
          <w:bCs/>
          <w:sz w:val="28"/>
          <w:szCs w:val="28"/>
        </w:rPr>
      </w:pPr>
    </w:p>
    <w:p w14:paraId="3311EA2B" w14:textId="0D280FF4" w:rsidR="00A55A72" w:rsidRPr="00A55A72" w:rsidRDefault="00A55A72" w:rsidP="00A55A72">
      <w:pPr>
        <w:ind w:firstLine="0"/>
      </w:pPr>
      <w:r w:rsidRPr="00A55A72">
        <w:t>Authors</w:t>
      </w:r>
    </w:p>
    <w:p w14:paraId="54F8B012" w14:textId="5BD37478" w:rsidR="00A55A72" w:rsidRPr="00A55A72" w:rsidRDefault="00A55A72" w:rsidP="00A55A72">
      <w:pPr>
        <w:ind w:firstLine="0"/>
      </w:pPr>
      <w:r w:rsidRPr="00A55A72">
        <w:t>Disclaimer</w:t>
      </w:r>
    </w:p>
    <w:p w14:paraId="186223B7" w14:textId="51D9E7C6" w:rsidR="00C060CA" w:rsidRDefault="00C060CA" w:rsidP="00CB49BE">
      <w:pPr>
        <w:pStyle w:val="Heading1"/>
        <w:ind w:firstLine="0"/>
      </w:pPr>
      <w:r>
        <w:t>Introduction</w:t>
      </w:r>
    </w:p>
    <w:p w14:paraId="1532D794" w14:textId="3305C321" w:rsidR="00910572" w:rsidRDefault="00CB49BE" w:rsidP="00212D83">
      <w:pPr>
        <w:ind w:firstLine="0"/>
      </w:pPr>
      <w:r>
        <w:t xml:space="preserve">The US EPA Office of Pollution Prevention and Toxics (OPPT) has requested that the EPA Office of Research and Development (ORD) provide a summary of an ORD research effort </w:t>
      </w:r>
      <w:r w:rsidR="00212D83">
        <w:t xml:space="preserve">comparing </w:t>
      </w:r>
      <w:r w:rsidR="00212D83" w:rsidRPr="00212D83">
        <w:rPr>
          <w:i/>
          <w:iCs/>
        </w:rPr>
        <w:t>in vitro</w:t>
      </w:r>
      <w:r w:rsidR="00212D83">
        <w:t xml:space="preserve"> cell-based bioactivity concentrations with blood concentrations from human populations </w:t>
      </w:r>
      <w:r>
        <w:t xml:space="preserve">for a selected group of </w:t>
      </w:r>
      <w:r w:rsidR="00116DD2">
        <w:t>p</w:t>
      </w:r>
      <w:r w:rsidR="00116DD2" w:rsidRPr="0476F24E">
        <w:t>er- and polyfluoroalkyl subs</w:t>
      </w:r>
      <w:r w:rsidR="00116DD2">
        <w:t>tances (</w:t>
      </w:r>
      <w:r>
        <w:t>PFAS</w:t>
      </w:r>
      <w:r w:rsidR="00116DD2">
        <w:t>)</w:t>
      </w:r>
      <w:r>
        <w:t xml:space="preserve">. </w:t>
      </w:r>
      <w:r w:rsidR="00212D83">
        <w:t xml:space="preserve">The ratio of these two values, here called the Bioactive Concentration to Blood Concentration Ratio (BCBCR), </w:t>
      </w:r>
      <w:r w:rsidR="003D6561">
        <w:t>is</w:t>
      </w:r>
      <w:ins w:id="0" w:author="Rodan, Bruce" w:date="2023-11-13T14:19:00Z">
        <w:r w:rsidR="00F14D87">
          <w:t xml:space="preserve"> a</w:t>
        </w:r>
      </w:ins>
      <w:r w:rsidR="003D6561">
        <w:t xml:space="preserve"> </w:t>
      </w:r>
      <w:r w:rsidR="00212D83">
        <w:t xml:space="preserve">similar </w:t>
      </w:r>
      <w:ins w:id="1" w:author="Rodan, Bruce" w:date="2023-11-13T14:19:00Z">
        <w:r w:rsidR="00F14D87">
          <w:t xml:space="preserve">concept </w:t>
        </w:r>
      </w:ins>
      <w:r w:rsidR="00212D83">
        <w:t>to the Margin of Exposure (MoE) used in standard risk assessments.</w:t>
      </w:r>
      <w:del w:id="2" w:author="Rodan, Bruce" w:date="2023-11-13T14:19:00Z">
        <w:r w:rsidR="00212D83" w:rsidDel="00F14D87">
          <w:delText xml:space="preserve">  </w:delText>
        </w:r>
      </w:del>
      <w:ins w:id="3" w:author="Rodan, Bruce" w:date="2023-11-13T14:19:00Z">
        <w:r w:rsidR="00F14D87">
          <w:t xml:space="preserve">  </w:t>
        </w:r>
      </w:ins>
      <w:r w:rsidR="00910572">
        <w:t xml:space="preserve">The </w:t>
      </w:r>
      <w:r w:rsidR="00910572" w:rsidRPr="00910572">
        <w:rPr>
          <w:i/>
          <w:iCs/>
        </w:rPr>
        <w:t>in vitro</w:t>
      </w:r>
      <w:r w:rsidR="00910572">
        <w:t xml:space="preserve"> data </w:t>
      </w:r>
      <w:del w:id="4" w:author="Rodan, Bruce" w:date="2023-11-13T14:19:00Z">
        <w:r w:rsidR="00910572" w:rsidDel="00F14D87">
          <w:delText>is</w:delText>
        </w:r>
      </w:del>
      <w:ins w:id="5" w:author="Rodan, Bruce" w:date="2023-11-13T14:19:00Z">
        <w:r w:rsidR="00F14D87">
          <w:t>are</w:t>
        </w:r>
      </w:ins>
      <w:r w:rsidR="00910572">
        <w:t xml:space="preserve"> taken from a battery of cell-based assays, mostly </w:t>
      </w:r>
      <w:proofErr w:type="gramStart"/>
      <w:r w:rsidR="00910572">
        <w:t>run in</w:t>
      </w:r>
      <w:proofErr w:type="gramEnd"/>
      <w:r w:rsidR="00910572">
        <w:t xml:space="preserve"> human cells. The key result from each assay is the concentration in cells </w:t>
      </w:r>
      <w:r w:rsidR="003E3CD4">
        <w:t xml:space="preserve">that </w:t>
      </w:r>
      <w:r w:rsidR="00A55A72">
        <w:t>will</w:t>
      </w:r>
      <w:r w:rsidR="00910572">
        <w:t xml:space="preserve"> cause a biological perturbation.</w:t>
      </w:r>
      <w:r w:rsidR="00A55A72">
        <w:t xml:space="preserve"> In general, there is no direct link between the </w:t>
      </w:r>
      <w:r w:rsidR="00A55A72" w:rsidRPr="00910572">
        <w:rPr>
          <w:i/>
          <w:iCs/>
        </w:rPr>
        <w:t>in vitro</w:t>
      </w:r>
      <w:r w:rsidR="00A55A72">
        <w:t xml:space="preserve"> bioactivity detected by an assay and a specific apical </w:t>
      </w:r>
      <w:r w:rsidR="00A55A72" w:rsidRPr="00910572">
        <w:rPr>
          <w:i/>
          <w:iCs/>
        </w:rPr>
        <w:t>in vivo</w:t>
      </w:r>
      <w:r w:rsidR="00A55A72">
        <w:t xml:space="preserve"> toxicological effect</w:t>
      </w:r>
      <w:r w:rsidR="003D6561">
        <w:t>. H</w:t>
      </w:r>
      <w:r w:rsidR="00716F52">
        <w:t xml:space="preserve">owever, previous studies have demonstrated that </w:t>
      </w:r>
      <w:r w:rsidR="00716F52">
        <w:rPr>
          <w:i/>
          <w:iCs/>
        </w:rPr>
        <w:t>in vitro</w:t>
      </w:r>
      <w:r w:rsidR="00716F52">
        <w:t xml:space="preserve"> bioactivity provides a conservative estimate of the dose causing toxicological responses in traditional animal-based studies</w:t>
      </w:r>
      <w:r w:rsidR="00212D83">
        <w:t xml:space="preserve"> </w:t>
      </w:r>
      <w:r w:rsidR="00212D83">
        <w:fldChar w:fldCharType="begin">
          <w:fldData xml:space="preserve">PEVuZE5vdGU+PENpdGU+PEF1dGhvcj5QYXVsLUZyaWVkbWFuPC9BdXRob3I+PFllYXI+MjAyMDwv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</w:fldData>
        </w:fldChar>
      </w:r>
      <w:r w:rsidR="00212D83">
        <w:instrText xml:space="preserve"> ADDIN EN.CITE </w:instrText>
      </w:r>
      <w:r w:rsidR="00212D83">
        <w:fldChar w:fldCharType="begin">
          <w:fldData xml:space="preserve">PEVuZE5vdGU+PENpdGU+PEF1dGhvcj5QYXVsLUZyaWVkbWFuPC9BdXRob3I+PFllYXI+MjAyMDwv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</w:fldData>
        </w:fldChar>
      </w:r>
      <w:r w:rsidR="00212D83">
        <w:instrText xml:space="preserve"> ADDIN EN.CITE.DATA </w:instrText>
      </w:r>
      <w:r w:rsidR="00212D83">
        <w:fldChar w:fldCharType="end"/>
      </w:r>
      <w:r w:rsidR="00212D83">
        <w:fldChar w:fldCharType="separate"/>
      </w:r>
      <w:r w:rsidR="00212D83">
        <w:rPr>
          <w:noProof/>
        </w:rPr>
        <w:t>(Paul-Friedman, Gagne et al. 2020)</w:t>
      </w:r>
      <w:r w:rsidR="00212D83">
        <w:fldChar w:fldCharType="end"/>
      </w:r>
      <w:r w:rsidR="003D6561">
        <w:t>.</w:t>
      </w:r>
      <w:r w:rsidR="00A55A72">
        <w:t xml:space="preserve"> </w:t>
      </w:r>
      <w:proofErr w:type="gramStart"/>
      <w:r w:rsidR="00A55A72">
        <w:t>All of</w:t>
      </w:r>
      <w:proofErr w:type="gramEnd"/>
      <w:r w:rsidR="00A55A72">
        <w:t xml:space="preserve"> the </w:t>
      </w:r>
      <w:r w:rsidR="00A55A72" w:rsidRPr="00A55A72">
        <w:rPr>
          <w:i/>
          <w:iCs/>
        </w:rPr>
        <w:t>in vitro</w:t>
      </w:r>
      <w:r w:rsidR="00A55A72">
        <w:t xml:space="preserve"> bioactivity is publicly available through primary publications and the EPA CompTox Chemicals Dashboard (</w:t>
      </w:r>
      <w:hyperlink r:id="rId6" w:history="1">
        <w:r w:rsidR="00A55A72" w:rsidRPr="002F1513">
          <w:rPr>
            <w:rStyle w:val="Hyperlink"/>
          </w:rPr>
          <w:t>https://comptox.epa.gov/dashboard</w:t>
        </w:r>
      </w:hyperlink>
      <w:r w:rsidR="00A55A72">
        <w:t>).</w:t>
      </w:r>
    </w:p>
    <w:p w14:paraId="73CA31D8" w14:textId="480939FB" w:rsidR="00C060CA" w:rsidRDefault="00CB49BE" w:rsidP="00910572">
      <w:r>
        <w:t xml:space="preserve">The </w:t>
      </w:r>
      <w:r w:rsidR="00212D83">
        <w:t>BCBCR</w:t>
      </w:r>
      <w:r w:rsidR="00212D83" w:rsidDel="00212D83">
        <w:t xml:space="preserve"> </w:t>
      </w:r>
      <w:r>
        <w:t>is the bioactivity concentration divided by the blood concentration</w:t>
      </w:r>
      <w:r w:rsidR="003D6561">
        <w:t>, where both are expressed in units of ng/</w:t>
      </w:r>
      <w:proofErr w:type="spellStart"/>
      <w:r w:rsidR="003D6561">
        <w:t>mL</w:t>
      </w:r>
      <w:r>
        <w:t>.</w:t>
      </w:r>
      <w:proofErr w:type="spellEnd"/>
      <w:r>
        <w:t xml:space="preserve"> A value less than 1.0 indicates that blood levels for an individual are higher than the concentration required to </w:t>
      </w:r>
      <w:r w:rsidR="00716F52">
        <w:t xml:space="preserve">elicit </w:t>
      </w:r>
      <w:proofErr w:type="gramStart"/>
      <w:r>
        <w:t xml:space="preserve">some kind of </w:t>
      </w:r>
      <w:r w:rsidR="00944D96">
        <w:t>biological</w:t>
      </w:r>
      <w:proofErr w:type="gramEnd"/>
      <w:r w:rsidR="00944D96">
        <w:t xml:space="preserve"> perturbation in human cells. </w:t>
      </w:r>
      <w:r w:rsidR="00910572">
        <w:t>T</w:t>
      </w:r>
      <w:r w:rsidR="00944D96">
        <w:t xml:space="preserve">he </w:t>
      </w:r>
      <w:r w:rsidR="00212D83">
        <w:t>BCBCR</w:t>
      </w:r>
      <w:r w:rsidR="00212D83" w:rsidDel="00212D83">
        <w:t xml:space="preserve"> </w:t>
      </w:r>
      <w:r w:rsidR="00944D96">
        <w:t>approach is treated as a screening-level</w:t>
      </w:r>
      <w:del w:id="6" w:author="Rodan, Bruce" w:date="2023-11-13T14:22:00Z">
        <w:r w:rsidR="00944D96" w:rsidDel="00F14D87">
          <w:delText xml:space="preserve"> risk</w:delText>
        </w:r>
      </w:del>
      <w:r w:rsidR="00944D96">
        <w:t xml:space="preserve"> assessm</w:t>
      </w:r>
      <w:r w:rsidR="00910572">
        <w:t>e</w:t>
      </w:r>
      <w:r w:rsidR="00944D96">
        <w:t xml:space="preserve">nt method </w:t>
      </w:r>
      <w:r w:rsidR="00910572">
        <w:t xml:space="preserve">that can </w:t>
      </w:r>
      <w:r w:rsidR="00944D96">
        <w:t xml:space="preserve">be used </w:t>
      </w:r>
      <w:r w:rsidR="00910572">
        <w:t xml:space="preserve">to quickly </w:t>
      </w:r>
      <w:r w:rsidR="00944D96">
        <w:t xml:space="preserve">assess multiple chemicals, and ones with the lowest </w:t>
      </w:r>
      <w:r w:rsidR="00212D83">
        <w:t>BCBCR</w:t>
      </w:r>
      <w:r w:rsidR="00212D83" w:rsidDel="00212D83">
        <w:t xml:space="preserve"> </w:t>
      </w:r>
      <w:r w:rsidR="00944D96">
        <w:t xml:space="preserve">values </w:t>
      </w:r>
      <w:r w:rsidR="00910572">
        <w:t>can</w:t>
      </w:r>
      <w:r w:rsidR="00944D96">
        <w:t xml:space="preserve"> be prioritized for further assessment</w:t>
      </w:r>
      <w:r w:rsidR="00497E39">
        <w:t xml:space="preserve"> </w:t>
      </w:r>
      <w:r w:rsidR="00497E39">
        <w:fldChar w:fldCharType="begin"/>
      </w:r>
      <w:r w:rsidR="00497E39">
        <w:instrText xml:space="preserve"> ADDIN EN.CITE &lt;EndNote&gt;&lt;Cite&gt;&lt;Author&gt;US EPA&lt;/Author&gt;&lt;Year&gt;2012&lt;/Year&gt;&lt;RecNum&gt;41518&lt;/RecNum&gt;&lt;DisplayText&gt;(US EPA 2012)&lt;/DisplayText&gt;&lt;record&gt;&lt;rec-number&gt;41518&lt;/rec-number&gt;&lt;foreign-keys&gt;&lt;key app="EN" db-id="xppttettgxvaemevezkpf9scrd0f5er2wdz9" timestamp="1699626245"&gt;41518&lt;/key&gt;&lt;/foreign-keys&gt;&lt;ref-type name="Journal Article"&gt;17&lt;/ref-type&gt;&lt;contributors&gt;&lt;authors&gt;&lt;author&gt;US EPA,&lt;/author&gt;&lt;/authors&gt;&lt;/contributors&gt;&lt;titles&gt;&lt;title&gt;Sustainable Futures / P2 Framework Manual&lt;/title&gt;&lt;/titles&gt;&lt;dates&gt;&lt;year&gt;2012&lt;/year&gt;&lt;/dates&gt;&lt;urls&gt;&lt;related-urls&gt;&lt;url&gt;https://www.epa.gov/sustainable-futures/sustainable-futures-p2-framework-manual&lt;/url&gt;&lt;/related-urls&gt;&lt;/urls&gt;&lt;/record&gt;&lt;/Cite&gt;&lt;/EndNote&gt;</w:instrText>
      </w:r>
      <w:r w:rsidR="00497E39">
        <w:fldChar w:fldCharType="separate"/>
      </w:r>
      <w:r w:rsidR="00497E39">
        <w:rPr>
          <w:noProof/>
        </w:rPr>
        <w:t>(US EPA</w:t>
      </w:r>
      <w:ins w:id="7" w:author="Rodan, Bruce" w:date="2023-11-13T14:23:00Z">
        <w:r w:rsidR="00F14D87">
          <w:rPr>
            <w:noProof/>
          </w:rPr>
          <w:t>,</w:t>
        </w:r>
      </w:ins>
      <w:r w:rsidR="00497E39">
        <w:rPr>
          <w:noProof/>
        </w:rPr>
        <w:t xml:space="preserve"> 2012)</w:t>
      </w:r>
      <w:r w:rsidR="00497E39">
        <w:fldChar w:fldCharType="end"/>
      </w:r>
      <w:r w:rsidR="00944D96">
        <w:t>. Th</w:t>
      </w:r>
      <w:ins w:id="8" w:author="Rodan, Bruce" w:date="2023-11-13T14:23:00Z">
        <w:r w:rsidR="00F14D87">
          <w:t>e</w:t>
        </w:r>
      </w:ins>
      <w:del w:id="9" w:author="Rodan, Bruce" w:date="2023-11-13T14:23:00Z">
        <w:r w:rsidR="00944D96" w:rsidDel="00F14D87">
          <w:delText>is</w:delText>
        </w:r>
      </w:del>
      <w:r w:rsidR="00944D96">
        <w:t xml:space="preserve"> </w:t>
      </w:r>
      <w:r w:rsidR="00CA151C">
        <w:t>BCBCR</w:t>
      </w:r>
      <w:r w:rsidR="00CA151C" w:rsidDel="00212D83">
        <w:t xml:space="preserve"> </w:t>
      </w:r>
      <w:r w:rsidR="00944D96">
        <w:t xml:space="preserve">approach described here is subject to </w:t>
      </w:r>
      <w:proofErr w:type="gramStart"/>
      <w:r w:rsidR="00944D96">
        <w:t>a number of</w:t>
      </w:r>
      <w:proofErr w:type="gramEnd"/>
      <w:r w:rsidR="00944D96">
        <w:t xml:space="preserve"> sources of uncertainty, some of which will result in an underestimation of risk. Therefore, it is appropriate to add a safety factor when using the </w:t>
      </w:r>
      <w:r w:rsidR="00212D83">
        <w:lastRenderedPageBreak/>
        <w:t>BCBCR</w:t>
      </w:r>
      <w:r w:rsidR="00212D83" w:rsidDel="00212D83">
        <w:t xml:space="preserve"> </w:t>
      </w:r>
      <w:r w:rsidR="00944D96">
        <w:t xml:space="preserve">values, indicating that </w:t>
      </w:r>
      <w:r w:rsidR="00212D83">
        <w:t>BCBCR</w:t>
      </w:r>
      <w:r w:rsidR="00212D83" w:rsidDel="00212D83">
        <w:t xml:space="preserve"> </w:t>
      </w:r>
      <w:r w:rsidR="00212D83">
        <w:t>values</w:t>
      </w:r>
      <w:r w:rsidR="00944D96">
        <w:t xml:space="preserve"> larger than 1.0 </w:t>
      </w:r>
      <w:ins w:id="10" w:author="Rodan, Bruce" w:date="2023-11-13T14:23:00Z">
        <w:r w:rsidR="00F14D87">
          <w:t>may</w:t>
        </w:r>
      </w:ins>
      <w:del w:id="11" w:author="Rodan, Bruce" w:date="2023-11-13T14:23:00Z">
        <w:r w:rsidR="00944D96" w:rsidDel="00F14D87">
          <w:delText>are</w:delText>
        </w:r>
      </w:del>
      <w:r w:rsidR="00944D96">
        <w:t xml:space="preserve"> still </w:t>
      </w:r>
      <w:ins w:id="12" w:author="Rodan, Bruce" w:date="2023-11-13T14:23:00Z">
        <w:r w:rsidR="00F14D87">
          <w:t xml:space="preserve">be </w:t>
        </w:r>
      </w:ins>
      <w:r w:rsidR="00944D96">
        <w:t>of concern. For the illustration provided below, a safety margin of 100 is used</w:t>
      </w:r>
      <w:r w:rsidR="00116DD2">
        <w:t>, which is consistent with screening-level</w:t>
      </w:r>
      <w:del w:id="13" w:author="Rodan, Bruce" w:date="2023-11-13T14:24:00Z">
        <w:r w:rsidR="006F34E1" w:rsidDel="00F14D87">
          <w:delText xml:space="preserve"> risk</w:delText>
        </w:r>
      </w:del>
      <w:r w:rsidR="006F34E1">
        <w:t xml:space="preserve"> assessment</w:t>
      </w:r>
      <w:r w:rsidR="00116DD2">
        <w:t xml:space="preserve"> practices under </w:t>
      </w:r>
      <w:r w:rsidR="00497E39">
        <w:t>TSCA.</w:t>
      </w:r>
      <w:r w:rsidR="00944D96">
        <w:t xml:space="preserve"> </w:t>
      </w:r>
    </w:p>
    <w:p w14:paraId="2A38CA58" w14:textId="25F6337A" w:rsidR="00944D96" w:rsidRDefault="00944D96" w:rsidP="00C060CA">
      <w:pPr>
        <w:ind w:firstLine="0"/>
      </w:pPr>
      <w:r>
        <w:tab/>
        <w:t xml:space="preserve">The complete version of this analysis is </w:t>
      </w:r>
      <w:r w:rsidR="00910572">
        <w:t>given</w:t>
      </w:r>
      <w:r>
        <w:t xml:space="preserve"> in an ORD manuscript currently under internal EPA review, prior to submission to a peer-reviewed journal. In that manuscript, </w:t>
      </w:r>
      <w:r w:rsidR="00CA151C">
        <w:t>BCBCR</w:t>
      </w:r>
      <w:r w:rsidR="00CA151C" w:rsidDel="00212D83">
        <w:t xml:space="preserve"> </w:t>
      </w:r>
      <w:r>
        <w:t xml:space="preserve">values </w:t>
      </w:r>
      <w:ins w:id="14" w:author="Rodan, Bruce" w:date="2023-11-13T14:24:00Z">
        <w:r w:rsidR="00F14D87">
          <w:t xml:space="preserve">are analyzed </w:t>
        </w:r>
      </w:ins>
      <w:r>
        <w:t>for 31 PFAS</w:t>
      </w:r>
      <w:del w:id="15" w:author="Rodan, Bruce" w:date="2023-11-13T14:24:00Z">
        <w:r w:rsidDel="00F14D87">
          <w:delText xml:space="preserve"> are analyzed</w:delText>
        </w:r>
      </w:del>
      <w:r>
        <w:t>. This is the set</w:t>
      </w:r>
      <w:r w:rsidR="00910572">
        <w:t xml:space="preserve"> of chemicals</w:t>
      </w:r>
      <w:r>
        <w:t xml:space="preserve"> for which published blood levels and </w:t>
      </w:r>
      <w:r w:rsidRPr="00910572">
        <w:rPr>
          <w:i/>
          <w:iCs/>
        </w:rPr>
        <w:t>in vit</w:t>
      </w:r>
      <w:r w:rsidR="00910572" w:rsidRPr="00910572">
        <w:rPr>
          <w:i/>
          <w:iCs/>
        </w:rPr>
        <w:t>ro</w:t>
      </w:r>
      <w:r>
        <w:t xml:space="preserve"> bioactivity data are available.</w:t>
      </w:r>
      <w:ins w:id="16" w:author="Rodan, Bruce" w:date="2023-11-13T14:37:00Z">
        <w:r w:rsidR="000A1862">
          <w:t xml:space="preserve"> </w:t>
        </w:r>
      </w:ins>
      <w:commentRangeStart w:id="17"/>
      <w:ins w:id="18" w:author="Rodan, Bruce" w:date="2023-11-13T14:46:00Z">
        <w:r w:rsidR="000A1862">
          <w:t xml:space="preserve">Hence, the data incorporated in this report have been extracted from the peer-reviewed literature and/or subject to EPA’s internal quality assurance and review, </w:t>
        </w:r>
      </w:ins>
      <w:ins w:id="19" w:author="Rodan, Bruce" w:date="2023-11-13T14:48:00Z">
        <w:r w:rsidR="001D70F8">
          <w:t>but</w:t>
        </w:r>
      </w:ins>
      <w:ins w:id="20" w:author="Rodan, Bruce" w:date="2023-11-13T14:46:00Z">
        <w:r w:rsidR="000A1862">
          <w:t xml:space="preserve"> the full analysis and procedures incorporated herein are still undergoing independent peer review</w:t>
        </w:r>
        <w:commentRangeEnd w:id="17"/>
        <w:r w:rsidR="001D70F8">
          <w:rPr>
            <w:rStyle w:val="CommentReference"/>
          </w:rPr>
          <w:commentReference w:id="17"/>
        </w:r>
        <w:r w:rsidR="000A1862">
          <w:t xml:space="preserve">. </w:t>
        </w:r>
      </w:ins>
      <w:del w:id="21" w:author="Rodan, Bruce" w:date="2023-11-13T14:37:00Z">
        <w:r w:rsidDel="000A1862">
          <w:delText xml:space="preserve"> </w:delText>
        </w:r>
      </w:del>
      <w:r>
        <w:t>For this report, we focus on five PFAS out of the 31 that are of interest to OPPT. These are PFOA (</w:t>
      </w:r>
      <w:r w:rsidR="00910572" w:rsidRPr="00910572">
        <w:t>Perfluorooctanoic acid</w:t>
      </w:r>
      <w:r>
        <w:t>), PFDA (</w:t>
      </w:r>
      <w:r w:rsidR="00910572" w:rsidRPr="00944D96">
        <w:t>Perfluorodecanoic acid</w:t>
      </w:r>
      <w:r>
        <w:t>), PFNA (</w:t>
      </w:r>
      <w:r w:rsidR="00910572" w:rsidRPr="00910572">
        <w:t>Perfluorononanoic acid</w:t>
      </w:r>
      <w:r>
        <w:t xml:space="preserve">), </w:t>
      </w:r>
      <w:proofErr w:type="spellStart"/>
      <w:r>
        <w:t>PFUnDA</w:t>
      </w:r>
      <w:proofErr w:type="spellEnd"/>
      <w:r>
        <w:t xml:space="preserve"> (</w:t>
      </w:r>
      <w:r w:rsidR="00910572" w:rsidRPr="00910572">
        <w:t>Perfluoroundecanoic acid</w:t>
      </w:r>
      <w:r>
        <w:t xml:space="preserve">) and </w:t>
      </w:r>
      <w:proofErr w:type="spellStart"/>
      <w:r>
        <w:t>PFTeDA</w:t>
      </w:r>
      <w:proofErr w:type="spellEnd"/>
      <w:r>
        <w:t xml:space="preserve"> (</w:t>
      </w:r>
      <w:r w:rsidR="00910572" w:rsidRPr="00910572">
        <w:t>Perfluorotetradecanoic acid</w:t>
      </w:r>
      <w:r>
        <w:t xml:space="preserve">). </w:t>
      </w:r>
    </w:p>
    <w:p w14:paraId="71BA82E3" w14:textId="441D9617" w:rsidR="00C060CA" w:rsidRDefault="00C060CA" w:rsidP="00CB49BE">
      <w:pPr>
        <w:pStyle w:val="Heading1"/>
        <w:ind w:firstLine="0"/>
      </w:pPr>
      <w:r>
        <w:t>Methods</w:t>
      </w:r>
    </w:p>
    <w:p w14:paraId="3E13C5ED" w14:textId="6C5DC015" w:rsidR="00C060CA" w:rsidRDefault="00910572" w:rsidP="00127482">
      <w:pPr>
        <w:pStyle w:val="Heading2"/>
        <w:ind w:firstLine="0"/>
      </w:pPr>
      <w:r>
        <w:t>Biomonitoring Data</w:t>
      </w:r>
    </w:p>
    <w:p w14:paraId="6D0A5945" w14:textId="58CE8010" w:rsidR="00C44109" w:rsidRDefault="00127482" w:rsidP="00C44109">
      <w:pPr>
        <w:ind w:firstLine="0"/>
      </w:pPr>
      <w:r w:rsidRPr="24CC6B56">
        <w:t xml:space="preserve">Human biomonitoring data </w:t>
      </w:r>
      <w:r>
        <w:t>were</w:t>
      </w:r>
      <w:r w:rsidRPr="24CC6B56">
        <w:t xml:space="preserve"> collected from </w:t>
      </w:r>
      <w:r>
        <w:t>247</w:t>
      </w:r>
      <w:r w:rsidRPr="24CC6B56">
        <w:t xml:space="preserve"> published studies. </w:t>
      </w:r>
      <w:r>
        <w:t xml:space="preserve">For the chemicals described in this report, the biomonitoring data </w:t>
      </w:r>
      <w:ins w:id="22" w:author="Rodan, Bruce" w:date="2023-11-13T14:26:00Z">
        <w:r w:rsidR="00411B25">
          <w:t>are</w:t>
        </w:r>
      </w:ins>
      <w:del w:id="23" w:author="Rodan, Bruce" w:date="2023-11-13T14:26:00Z">
        <w:r w:rsidDel="00411B25">
          <w:delText>is</w:delText>
        </w:r>
      </w:del>
      <w:r>
        <w:t xml:space="preserve"> provided in an accompanying spreadsheet</w:t>
      </w:r>
      <w:r w:rsidR="003A0DE5">
        <w:t xml:space="preserve"> with corresponding study references</w:t>
      </w:r>
      <w:r>
        <w:t xml:space="preserve">. </w:t>
      </w:r>
      <w:r w:rsidRPr="24CC6B56">
        <w:t>Concentrations in several matrices were available in these studies (whole blood, serum, plasma from both adults and cord blood). All concentrations were converted to ng/</w:t>
      </w:r>
      <w:proofErr w:type="spellStart"/>
      <w:r w:rsidRPr="24CC6B56">
        <w:t>mL.</w:t>
      </w:r>
      <w:proofErr w:type="spellEnd"/>
      <w:r w:rsidRPr="24CC6B56">
        <w:t xml:space="preserve"> </w:t>
      </w:r>
      <w:r w:rsidR="00893B36">
        <w:t>Additionally, all values were converted to plasma concentrations if the</w:t>
      </w:r>
      <w:r w:rsidR="003D6561">
        <w:t>y</w:t>
      </w:r>
      <w:r w:rsidR="00893B36">
        <w:t xml:space="preserve"> were originally derived from matri</w:t>
      </w:r>
      <w:r w:rsidR="003E3CD4">
        <w:t xml:space="preserve">ces </w:t>
      </w:r>
      <w:r w:rsidR="00893B36">
        <w:t>other than plasma. Serum concentration</w:t>
      </w:r>
      <w:r w:rsidR="00DD15C6">
        <w:t>s</w:t>
      </w:r>
      <w:r w:rsidR="00893B36">
        <w:t xml:space="preserve"> were assumed to be equivalent to plasm</w:t>
      </w:r>
      <w:r w:rsidR="00DD15C6">
        <w:t>a</w:t>
      </w:r>
      <w:r w:rsidR="00893B36">
        <w:t xml:space="preserve"> concentration, but whole blood values were divided by a chemical-specific blood-to-plasma partition coefficient</w:t>
      </w:r>
      <w:r w:rsidR="00497E39">
        <w:t xml:space="preserve"> taken from the </w:t>
      </w:r>
      <w:r w:rsidR="00497E39" w:rsidRPr="003D6561">
        <w:rPr>
          <w:i/>
          <w:iCs/>
        </w:rPr>
        <w:t>httk</w:t>
      </w:r>
      <w:r w:rsidR="00497E39">
        <w:t xml:space="preserve"> R package </w:t>
      </w:r>
      <w:r w:rsidR="00497E39">
        <w:fldChar w:fldCharType="begin"/>
      </w:r>
      <w:r w:rsidR="00497E39">
        <w:instrText xml:space="preserve"> ADDIN EN.CITE &lt;EndNote&gt;&lt;Cite&gt;&lt;Author&gt;Pearce&lt;/Author&gt;&lt;Year&gt;2017&lt;/Year&gt;&lt;RecNum&gt;3696&lt;/RecNum&gt;&lt;DisplayText&gt;(Pearce, Setzer et al. 2017)&lt;/DisplayText&gt;&lt;record&gt;&lt;rec-number&gt;3696&lt;/rec-number&gt;&lt;foreign-keys&gt;&lt;key app="EN" db-id="xppttettgxvaemevezkpf9scrd0f5er2wdz9" timestamp="1513285395"&gt;3696&lt;/key&gt;&lt;/foreign-keys&gt;&lt;ref-type name="Journal Article"&gt;17&lt;/ref-type&gt;&lt;contributors&gt;&lt;authors&gt;&lt;author&gt;Pearce, RG&lt;/author&gt;&lt;author&gt;Setzer, RW&lt;/author&gt;&lt;author&gt;Strope, CL&lt;/author&gt;&lt;author&gt;Sipes, NS&lt;/author&gt;&lt;author&gt;Wambaugh, JF&lt;/author&gt;&lt;/authors&gt;&lt;/contributors&gt;&lt;titles&gt;&lt;title&gt;httk: R Package for High-Throughput Toxicokinetics&lt;/title&gt;&lt;secondary-title&gt;Journal of Statistical Software&lt;/secondary-title&gt;&lt;/titles&gt;&lt;periodical&gt;&lt;full-title&gt;Journal of Statistical Software&lt;/full-title&gt;&lt;/periodical&gt;&lt;pages&gt;1-25&lt;/pages&gt;&lt;volume&gt;79&lt;/volume&gt;&lt;number&gt;4&lt;/number&gt;&lt;section&gt;1&lt;/section&gt;&lt;dates&gt;&lt;year&gt;2017&lt;/year&gt;&lt;/dates&gt;&lt;urls&gt;&lt;/urls&gt;&lt;/record&gt;&lt;/Cite&gt;&lt;/EndNote&gt;</w:instrText>
      </w:r>
      <w:r w:rsidR="00497E39">
        <w:fldChar w:fldCharType="separate"/>
      </w:r>
      <w:r w:rsidR="00497E39">
        <w:rPr>
          <w:noProof/>
        </w:rPr>
        <w:t>(Pearce, Setzer et al. 2017)</w:t>
      </w:r>
      <w:r w:rsidR="00497E39">
        <w:fldChar w:fldCharType="end"/>
      </w:r>
      <w:r w:rsidR="00893B36">
        <w:t xml:space="preserve">. </w:t>
      </w:r>
      <w:r w:rsidRPr="24CC6B56">
        <w:t>Each study reported one or more concentration metrics for the population tested</w:t>
      </w:r>
      <w:r w:rsidR="002166CA">
        <w:t xml:space="preserve"> (e.g., workers; situation-specific)</w:t>
      </w:r>
      <w:r w:rsidRPr="24CC6B56">
        <w:t>. The metrics are</w:t>
      </w:r>
      <w:r>
        <w:t xml:space="preserve"> the</w:t>
      </w:r>
      <w:r w:rsidRPr="24CC6B56">
        <w:t xml:space="preserve"> 5</w:t>
      </w:r>
      <w:r w:rsidR="00C44109" w:rsidRPr="00C44109">
        <w:rPr>
          <w:vertAlign w:val="superscript"/>
        </w:rPr>
        <w:t>th</w:t>
      </w:r>
      <w:r w:rsidR="00C44109">
        <w:t xml:space="preserve"> </w:t>
      </w:r>
      <w:r w:rsidRPr="24CC6B56">
        <w:t>percentile, 10</w:t>
      </w:r>
      <w:r w:rsidR="00C44109" w:rsidRPr="00C44109">
        <w:rPr>
          <w:vertAlign w:val="superscript"/>
        </w:rPr>
        <w:t>th</w:t>
      </w:r>
      <w:r w:rsidR="00C44109">
        <w:t xml:space="preserve"> </w:t>
      </w:r>
      <w:r w:rsidRPr="24CC6B56">
        <w:t>percentile, 25</w:t>
      </w:r>
      <w:r w:rsidR="00C44109" w:rsidRPr="00C44109">
        <w:rPr>
          <w:vertAlign w:val="superscript"/>
        </w:rPr>
        <w:t>th</w:t>
      </w:r>
      <w:r w:rsidR="00C44109">
        <w:t xml:space="preserve"> </w:t>
      </w:r>
      <w:r w:rsidRPr="24CC6B56">
        <w:t>percentile, 50</w:t>
      </w:r>
      <w:r w:rsidR="00C44109" w:rsidRPr="00C44109">
        <w:rPr>
          <w:vertAlign w:val="superscript"/>
        </w:rPr>
        <w:t>th</w:t>
      </w:r>
      <w:r w:rsidR="00C44109">
        <w:t xml:space="preserve"> </w:t>
      </w:r>
      <w:r w:rsidRPr="24CC6B56">
        <w:t>percentile, 75</w:t>
      </w:r>
      <w:r w:rsidR="00C44109" w:rsidRPr="00C44109">
        <w:rPr>
          <w:vertAlign w:val="superscript"/>
        </w:rPr>
        <w:t>th</w:t>
      </w:r>
      <w:r w:rsidR="00C44109">
        <w:t xml:space="preserve"> </w:t>
      </w:r>
      <w:r w:rsidRPr="24CC6B56">
        <w:t>percentile, 90</w:t>
      </w:r>
      <w:r w:rsidR="00C44109" w:rsidRPr="00C44109">
        <w:rPr>
          <w:vertAlign w:val="superscript"/>
        </w:rPr>
        <w:t>th</w:t>
      </w:r>
      <w:r w:rsidR="00C44109">
        <w:t xml:space="preserve"> </w:t>
      </w:r>
      <w:r w:rsidRPr="24CC6B56">
        <w:t>percentile, 95</w:t>
      </w:r>
      <w:r w:rsidR="00C44109" w:rsidRPr="00C44109">
        <w:rPr>
          <w:vertAlign w:val="superscript"/>
        </w:rPr>
        <w:t>th</w:t>
      </w:r>
      <w:r w:rsidR="00C44109">
        <w:t xml:space="preserve"> </w:t>
      </w:r>
      <w:r w:rsidRPr="24CC6B56">
        <w:t>percentile, 98</w:t>
      </w:r>
      <w:r w:rsidR="00C44109" w:rsidRPr="00C44109">
        <w:rPr>
          <w:vertAlign w:val="superscript"/>
        </w:rPr>
        <w:t>th</w:t>
      </w:r>
      <w:r w:rsidR="00C44109">
        <w:t xml:space="preserve"> </w:t>
      </w:r>
      <w:r w:rsidRPr="24CC6B56">
        <w:t>percentile, 99</w:t>
      </w:r>
      <w:r w:rsidR="00C44109" w:rsidRPr="00C44109">
        <w:rPr>
          <w:vertAlign w:val="superscript"/>
        </w:rPr>
        <w:t>th</w:t>
      </w:r>
      <w:r w:rsidR="00C44109">
        <w:t xml:space="preserve"> </w:t>
      </w:r>
      <w:r w:rsidRPr="24CC6B56">
        <w:t xml:space="preserve">percentile, maximum, mean, median and minimum. </w:t>
      </w:r>
      <w:r>
        <w:t xml:space="preserve">For this report, we only include data for the metrics </w:t>
      </w:r>
      <w:r w:rsidRPr="24CC6B56">
        <w:t>95</w:t>
      </w:r>
      <w:r w:rsidR="00C44109" w:rsidRPr="00C44109">
        <w:rPr>
          <w:vertAlign w:val="superscript"/>
        </w:rPr>
        <w:t>th</w:t>
      </w:r>
      <w:r w:rsidRPr="24CC6B56">
        <w:t xml:space="preserve"> percentile, 98</w:t>
      </w:r>
      <w:r w:rsidR="00C44109" w:rsidRPr="00C44109">
        <w:rPr>
          <w:vertAlign w:val="superscript"/>
        </w:rPr>
        <w:t>th</w:t>
      </w:r>
      <w:r w:rsidR="00C44109">
        <w:t xml:space="preserve"> </w:t>
      </w:r>
      <w:r w:rsidRPr="24CC6B56">
        <w:t>percentile, 99</w:t>
      </w:r>
      <w:r w:rsidR="00C44109" w:rsidRPr="00C44109">
        <w:rPr>
          <w:vertAlign w:val="superscript"/>
        </w:rPr>
        <w:t>th</w:t>
      </w:r>
      <w:r w:rsidRPr="24CC6B56">
        <w:t xml:space="preserve"> percentile</w:t>
      </w:r>
      <w:r w:rsidR="00C44109">
        <w:t xml:space="preserve"> and </w:t>
      </w:r>
      <w:r w:rsidRPr="24CC6B56">
        <w:t>maximum</w:t>
      </w:r>
      <w:r w:rsidR="00DD15C6">
        <w:t>, to focus on the most highly exposed members of the populations</w:t>
      </w:r>
      <w:r w:rsidR="00C44109">
        <w:t>. Data w</w:t>
      </w:r>
      <w:ins w:id="24" w:author="Rodan, Bruce" w:date="2023-11-13T14:27:00Z">
        <w:r w:rsidR="00411B25">
          <w:t>ere</w:t>
        </w:r>
      </w:ins>
      <w:del w:id="25" w:author="Rodan, Bruce" w:date="2023-11-13T14:27:00Z">
        <w:r w:rsidR="00C44109" w:rsidDel="00411B25">
          <w:delText>as</w:delText>
        </w:r>
      </w:del>
      <w:r w:rsidR="00C44109">
        <w:t xml:space="preserve"> manually extracted from source document</w:t>
      </w:r>
      <w:r w:rsidR="00DD15C6">
        <w:t>s</w:t>
      </w:r>
      <w:r w:rsidR="00C44109">
        <w:t xml:space="preserve"> into a standard form. A selected set of records, including </w:t>
      </w:r>
      <w:r w:rsidR="00C44109" w:rsidRPr="24CC6B56">
        <w:t xml:space="preserve">all </w:t>
      </w:r>
      <w:r w:rsidR="00992F88">
        <w:t xml:space="preserve">with </w:t>
      </w:r>
      <w:r w:rsidR="00C44109" w:rsidRPr="24CC6B56">
        <w:t>values &gt;100 ng/mL</w:t>
      </w:r>
      <w:r w:rsidR="00C44109">
        <w:t xml:space="preserve">, were checked </w:t>
      </w:r>
      <w:r w:rsidR="003D6561">
        <w:t xml:space="preserve">for accuracy </w:t>
      </w:r>
      <w:r w:rsidR="00C44109">
        <w:t>by a second reviewer.</w:t>
      </w:r>
      <w:r w:rsidRPr="24CC6B56">
        <w:t xml:space="preserve"> Each data set is characterized by the sampling location (country, state or region, city) and a brief statement about the cohort, especially whether they were suspected of being exposed to PFAS compounds (e.g., factory workers</w:t>
      </w:r>
      <w:r w:rsidR="00C44109">
        <w:t>, individual</w:t>
      </w:r>
      <w:ins w:id="26" w:author="Rodan, Bruce" w:date="2023-11-13T14:28:00Z">
        <w:r w:rsidR="00411B25">
          <w:t>s</w:t>
        </w:r>
      </w:ins>
      <w:r w:rsidR="00C44109">
        <w:t xml:space="preserve"> living in </w:t>
      </w:r>
      <w:r w:rsidR="00C44109">
        <w:lastRenderedPageBreak/>
        <w:t>communities with PFAS-contaminated drinking water</w:t>
      </w:r>
      <w:r w:rsidRPr="24CC6B56">
        <w:t>) or were a general population</w:t>
      </w:r>
      <w:r w:rsidR="00C44109">
        <w:t xml:space="preserve"> with no known source of PFAS exposure</w:t>
      </w:r>
      <w:r w:rsidRPr="24CC6B56">
        <w:t>.</w:t>
      </w:r>
      <w:r w:rsidR="00C44109">
        <w:t xml:space="preserve"> All values are derived from the concentration distribution of a population and not for specific individuals. Each record in the accompanying spreadsheet indicates the chemical (name, Chemical Abstracts Registry Number or CASRN, the EPA DSSTox Substance ID or DTXSID, and a chemical abbreviation), the matrix (plasma, serum, whole blood, cord blood, cord plasma or cord serum), the population metric (95</w:t>
      </w:r>
      <w:r w:rsidR="00C44109" w:rsidRPr="00C44109">
        <w:rPr>
          <w:vertAlign w:val="superscript"/>
        </w:rPr>
        <w:t>th</w:t>
      </w:r>
      <w:r w:rsidR="00C44109">
        <w:t>, 98</w:t>
      </w:r>
      <w:r w:rsidR="00C44109" w:rsidRPr="00C44109">
        <w:rPr>
          <w:vertAlign w:val="superscript"/>
        </w:rPr>
        <w:t>th</w:t>
      </w:r>
      <w:r w:rsidR="00C44109">
        <w:t>, 99</w:t>
      </w:r>
      <w:r w:rsidR="00C44109" w:rsidRPr="00C44109">
        <w:rPr>
          <w:vertAlign w:val="superscript"/>
        </w:rPr>
        <w:t>th</w:t>
      </w:r>
      <w:r w:rsidR="00C44109">
        <w:t>, maximum)</w:t>
      </w:r>
      <w:r w:rsidR="00992F88">
        <w:t>, the concentration and units (always in ng/mL), the location of the population sample, whether the population was exposed or general, a source, name and brief description of the dataset, and a URL pointing to the data source, which could be an online report or a journal publication.</w:t>
      </w:r>
      <w:del w:id="27" w:author="Rodan, Bruce" w:date="2023-11-13T14:19:00Z">
        <w:r w:rsidR="00992F88" w:rsidDel="00F14D87">
          <w:delText xml:space="preserve">  </w:delText>
        </w:r>
      </w:del>
      <w:ins w:id="28" w:author="Rodan, Bruce" w:date="2023-11-13T14:19:00Z">
        <w:r w:rsidR="00F14D87">
          <w:t xml:space="preserve">  </w:t>
        </w:r>
      </w:ins>
    </w:p>
    <w:p w14:paraId="33871EDE" w14:textId="5A280904" w:rsidR="00910572" w:rsidRDefault="00910572" w:rsidP="00127482">
      <w:pPr>
        <w:pStyle w:val="Heading2"/>
        <w:ind w:firstLine="0"/>
      </w:pPr>
      <w:r>
        <w:t>In Vitro Bioactivity Data</w:t>
      </w:r>
    </w:p>
    <w:p w14:paraId="41E857B1" w14:textId="09FEB920" w:rsidR="00992F88" w:rsidRDefault="00992F88" w:rsidP="00992F88">
      <w:pPr>
        <w:ind w:firstLine="0"/>
      </w:pPr>
      <w:r w:rsidRPr="24CC6B56">
        <w:t xml:space="preserve">The </w:t>
      </w:r>
      <w:r w:rsidRPr="00C4397E">
        <w:rPr>
          <w:i/>
          <w:iCs/>
        </w:rPr>
        <w:t>in</w:t>
      </w:r>
      <w:r w:rsidRPr="24CC6B56">
        <w:t xml:space="preserve"> </w:t>
      </w:r>
      <w:r w:rsidRPr="24CC6B56">
        <w:rPr>
          <w:i/>
          <w:iCs/>
        </w:rPr>
        <w:t xml:space="preserve">vitro </w:t>
      </w:r>
      <w:r w:rsidRPr="00C4397E">
        <w:t xml:space="preserve">bioactivity data </w:t>
      </w:r>
      <w:del w:id="29" w:author="Rodan, Bruce" w:date="2023-11-13T14:28:00Z">
        <w:r w:rsidRPr="00C4397E" w:rsidDel="00411B25">
          <w:delText>is</w:delText>
        </w:r>
      </w:del>
      <w:ins w:id="30" w:author="Rodan, Bruce" w:date="2023-11-13T14:28:00Z">
        <w:r w:rsidR="00411B25">
          <w:t>are</w:t>
        </w:r>
      </w:ins>
      <w:r w:rsidRPr="24CC6B56">
        <w:t xml:space="preserve"> derived from a set of ~1</w:t>
      </w:r>
      <w:r>
        <w:t>5</w:t>
      </w:r>
      <w:r w:rsidRPr="24CC6B56">
        <w:t xml:space="preserve">0 PFAS compounds that were processed through eight sets of assays. </w:t>
      </w:r>
      <w:proofErr w:type="gramStart"/>
      <w:r w:rsidRPr="24CC6B56">
        <w:t>All of</w:t>
      </w:r>
      <w:proofErr w:type="gramEnd"/>
      <w:r w:rsidRPr="24CC6B56">
        <w:t xml:space="preserve"> the PFAS reported here passed analytical QC, which indicates that the samples tested had the intended chemical identity. The </w:t>
      </w:r>
      <w:r w:rsidRPr="24CC6B56">
        <w:rPr>
          <w:i/>
          <w:iCs/>
        </w:rPr>
        <w:t xml:space="preserve">in vitro </w:t>
      </w:r>
      <w:r w:rsidRPr="24CC6B56">
        <w:t>assays are described briefly here, and references provide more detail. The assays are grouped into “assay sets” where a set contains all assays from a single vendor or source, with distinct assay technology and/or bioactivity type and cell type. For each chemical there is a</w:t>
      </w:r>
      <w:r>
        <w:t xml:space="preserve">n </w:t>
      </w:r>
      <w:r w:rsidRPr="00992F88">
        <w:rPr>
          <w:i/>
          <w:iCs/>
        </w:rPr>
        <w:t>in vitro</w:t>
      </w:r>
      <w:r>
        <w:t xml:space="preserve"> point of departure (</w:t>
      </w:r>
      <w:r w:rsidRPr="24CC6B56">
        <w:t>POD</w:t>
      </w:r>
      <w:r>
        <w:t>)</w:t>
      </w:r>
      <w:r w:rsidRPr="24CC6B56">
        <w:t xml:space="preserve"> for each assay set. </w:t>
      </w:r>
      <w:r>
        <w:t>T</w:t>
      </w:r>
      <w:r w:rsidRPr="24CC6B56">
        <w:t xml:space="preserve">he </w:t>
      </w:r>
      <w:r>
        <w:t>set-level</w:t>
      </w:r>
      <w:r w:rsidRPr="24CC6B56">
        <w:t xml:space="preserve"> POD is the lower 5</w:t>
      </w:r>
      <w:r w:rsidRPr="24CC6B56">
        <w:rPr>
          <w:vertAlign w:val="superscript"/>
        </w:rPr>
        <w:t>th</w:t>
      </w:r>
      <w:r w:rsidRPr="24CC6B56">
        <w:t xml:space="preserve"> percentile of the distribution of all PODs for that chemical and assay set for active assays. The minimum POD for the chemical is the minimum of the set-level PODs. </w:t>
      </w:r>
      <w:r>
        <w:t xml:space="preserve">All </w:t>
      </w:r>
      <w:r w:rsidRPr="00992F88">
        <w:rPr>
          <w:i/>
          <w:iCs/>
        </w:rPr>
        <w:t>in vitro</w:t>
      </w:r>
      <w:r>
        <w:t xml:space="preserve"> data is available through the </w:t>
      </w:r>
      <w:proofErr w:type="spellStart"/>
      <w:r>
        <w:t>CompTox</w:t>
      </w:r>
      <w:proofErr w:type="spellEnd"/>
      <w:r>
        <w:t xml:space="preserve"> Chemicals dashboard.</w:t>
      </w:r>
      <w:del w:id="31" w:author="Rodan, Bruce" w:date="2023-11-13T14:19:00Z">
        <w:r w:rsidDel="00F14D87">
          <w:delText xml:space="preserve"> </w:delText>
        </w:r>
        <w:r w:rsidR="003F1665" w:rsidDel="00F14D87">
          <w:delText xml:space="preserve"> </w:delText>
        </w:r>
      </w:del>
      <w:ins w:id="32" w:author="Rodan, Bruce" w:date="2023-11-13T14:19:00Z">
        <w:r w:rsidR="00F14D87">
          <w:t xml:space="preserve">  </w:t>
        </w:r>
      </w:ins>
    </w:p>
    <w:p w14:paraId="0979076F" w14:textId="1E3264E6" w:rsidR="00992F88" w:rsidRDefault="00992F88" w:rsidP="00804EBD">
      <w:pPr>
        <w:ind w:firstLine="0"/>
      </w:pPr>
      <w:r w:rsidRPr="50EB35F3">
        <w:rPr>
          <w:u w:val="single"/>
        </w:rPr>
        <w:t>ACEA</w:t>
      </w:r>
      <w:r w:rsidRPr="50EB35F3">
        <w:t>: (</w:t>
      </w:r>
      <w:r>
        <w:rPr>
          <w:rFonts w:eastAsia="Cambria" w:cs="Cambria"/>
        </w:rPr>
        <w:t xml:space="preserve">ACEA </w:t>
      </w:r>
      <w:r w:rsidRPr="50EB35F3">
        <w:rPr>
          <w:rFonts w:eastAsia="Cambria" w:cs="Cambria"/>
        </w:rPr>
        <w:t>Biosciences</w:t>
      </w:r>
      <w:r>
        <w:rPr>
          <w:rFonts w:eastAsia="Cambria" w:cs="Cambria"/>
        </w:rPr>
        <w:t>, San Diego, CA</w:t>
      </w:r>
      <w:del w:id="33" w:author="Rodan, Bruce" w:date="2023-11-13T14:31:00Z">
        <w:r w:rsidRPr="50EB35F3" w:rsidDel="00411B25">
          <w:rPr>
            <w:rFonts w:eastAsia="Cambria" w:cs="Cambria"/>
          </w:rPr>
          <w:delText>;</w:delText>
        </w:r>
      </w:del>
      <w:ins w:id="34" w:author="Rodan, Bruce" w:date="2023-11-13T14:30:00Z">
        <w:r w:rsidR="00411B25">
          <w:rPr>
            <w:rFonts w:eastAsia="Cambria" w:cs="Cambria"/>
          </w:rPr>
          <w:t xml:space="preserve"> </w:t>
        </w:r>
      </w:ins>
      <w:r w:rsidR="00804EBD">
        <w:rPr>
          <w:rFonts w:eastAsia="Cambria" w:cs="Cambria"/>
        </w:rPr>
        <w:fldChar w:fldCharType="begin">
          <w:fldData xml:space="preserve">PEVuZE5vdGU+PENpdGU+PEF1dGhvcj5Ib3VjazwvQXV0aG9yPjxZZWFyPjIwMjM8L1llYXI+PFJl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</w:fldData>
        </w:fldChar>
      </w:r>
      <w:r w:rsidR="00463D16">
        <w:rPr>
          <w:rFonts w:eastAsia="Cambria" w:cs="Cambria"/>
        </w:rPr>
        <w:instrText xml:space="preserve"> ADDIN EN.CITE </w:instrText>
      </w:r>
      <w:r w:rsidR="00463D16">
        <w:rPr>
          <w:rFonts w:eastAsia="Cambria" w:cs="Cambria"/>
        </w:rPr>
        <w:fldChar w:fldCharType="begin">
          <w:fldData xml:space="preserve">PEVuZE5vdGU+PENpdGU+PEF1dGhvcj5Ib3VjazwvQXV0aG9yPjxZZWFyPjIwMjM8L1llYXI+PFJl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</w:fldData>
        </w:fldChar>
      </w:r>
      <w:r w:rsidR="00463D16">
        <w:rPr>
          <w:rFonts w:eastAsia="Cambria" w:cs="Cambria"/>
        </w:rPr>
        <w:instrText xml:space="preserve"> ADDIN EN.CITE.DATA </w:instrText>
      </w:r>
      <w:r w:rsidR="00463D16">
        <w:rPr>
          <w:rFonts w:eastAsia="Cambria" w:cs="Cambria"/>
        </w:rPr>
      </w:r>
      <w:r w:rsidR="00463D16">
        <w:rPr>
          <w:rFonts w:eastAsia="Cambria" w:cs="Cambria"/>
        </w:rPr>
        <w:fldChar w:fldCharType="end"/>
      </w:r>
      <w:r w:rsidR="00804EBD">
        <w:rPr>
          <w:rFonts w:eastAsia="Cambria" w:cs="Cambria"/>
        </w:rPr>
      </w:r>
      <w:r w:rsidR="00804EBD">
        <w:rPr>
          <w:rFonts w:eastAsia="Cambria" w:cs="Cambria"/>
        </w:rPr>
        <w:fldChar w:fldCharType="separate"/>
      </w:r>
      <w:r w:rsidR="00804EBD">
        <w:rPr>
          <w:rFonts w:eastAsia="Cambria" w:cs="Cambria"/>
          <w:noProof/>
        </w:rPr>
        <w:t>(Rotroff, Dix et al. 2013, Houck, Patlewicz et al. 2021, Houck, Friedman et al. 2023)</w:t>
      </w:r>
      <w:r w:rsidR="00804EBD">
        <w:rPr>
          <w:rFonts w:eastAsia="Cambria" w:cs="Cambria"/>
        </w:rPr>
        <w:fldChar w:fldCharType="end"/>
      </w:r>
      <w:r w:rsidR="00463D16">
        <w:t>)</w:t>
      </w:r>
      <w:ins w:id="35" w:author="Rodan, Bruce" w:date="2023-11-13T14:29:00Z">
        <w:r w:rsidR="00411B25">
          <w:t>.</w:t>
        </w:r>
      </w:ins>
      <w:r w:rsidR="00463D16">
        <w:t xml:space="preserve"> </w:t>
      </w:r>
      <w:r w:rsidRPr="50EB35F3">
        <w:t>This assay is a functional screen for estrogen</w:t>
      </w:r>
      <w:r w:rsidR="00C742B0">
        <w:t xml:space="preserve"> receptor agonists</w:t>
      </w:r>
      <w:r w:rsidR="00B121FA">
        <w:t xml:space="preserve">. Chemicals active in this assay </w:t>
      </w:r>
      <w:r w:rsidR="00C742B0">
        <w:t xml:space="preserve">have </w:t>
      </w:r>
      <w:r w:rsidR="00B121FA">
        <w:t xml:space="preserve">potential endocrine </w:t>
      </w:r>
      <w:r w:rsidR="00C742B0">
        <w:t>activity</w:t>
      </w:r>
      <w:r w:rsidR="00B121FA">
        <w:t>.</w:t>
      </w:r>
    </w:p>
    <w:p w14:paraId="031ED08B" w14:textId="660379B3" w:rsidR="00992F88" w:rsidRDefault="00992F88" w:rsidP="00EC623E">
      <w:pPr>
        <w:ind w:firstLine="0"/>
      </w:pPr>
      <w:r w:rsidRPr="50EB35F3">
        <w:rPr>
          <w:u w:val="single"/>
        </w:rPr>
        <w:t>ATG</w:t>
      </w:r>
      <w:r w:rsidRPr="50EB35F3">
        <w:t>: (</w:t>
      </w:r>
      <w:proofErr w:type="spellStart"/>
      <w:r w:rsidRPr="50EB35F3">
        <w:t>Attagene</w:t>
      </w:r>
      <w:proofErr w:type="spellEnd"/>
      <w:r w:rsidRPr="50EB35F3">
        <w:t xml:space="preserve">, </w:t>
      </w:r>
      <w:r w:rsidRPr="50EB35F3">
        <w:rPr>
          <w:rFonts w:eastAsia="Cambria" w:cs="Cambria"/>
        </w:rPr>
        <w:t>Morrisville, NC</w:t>
      </w:r>
      <w:del w:id="36" w:author="Rodan, Bruce" w:date="2023-11-13T14:31:00Z">
        <w:r w:rsidRPr="50EB35F3" w:rsidDel="00411B25">
          <w:rPr>
            <w:rFonts w:eastAsia="Cambria" w:cs="Cambria"/>
          </w:rPr>
          <w:delText>;</w:delText>
        </w:r>
      </w:del>
      <w:r w:rsidR="00CE138D">
        <w:rPr>
          <w:rFonts w:eastAsia="Cambria" w:cs="Cambria"/>
        </w:rPr>
        <w:t xml:space="preserve"> </w:t>
      </w:r>
      <w:r w:rsidR="00CE138D">
        <w:rPr>
          <w:rFonts w:eastAsia="Cambria" w:cs="Cambria"/>
        </w:rPr>
        <w:fldChar w:fldCharType="begin">
          <w:fldData xml:space="preserve">PEVuZE5vdGU+PENpdGU+PEF1dGhvcj5Sb21hbm92PC9BdXRob3I+PFllYXI+MjAwODwvWWVhcj48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</w:fldData>
        </w:fldChar>
      </w:r>
      <w:r w:rsidR="00CE138D">
        <w:rPr>
          <w:rFonts w:eastAsia="Cambria" w:cs="Cambria"/>
        </w:rPr>
        <w:instrText xml:space="preserve"> ADDIN EN.CITE </w:instrText>
      </w:r>
      <w:r w:rsidR="00CE138D">
        <w:rPr>
          <w:rFonts w:eastAsia="Cambria" w:cs="Cambria"/>
        </w:rPr>
        <w:fldChar w:fldCharType="begin">
          <w:fldData xml:space="preserve">PEVuZE5vdGU+PENpdGU+PEF1dGhvcj5Sb21hbm92PC9BdXRob3I+PFllYXI+MjAwODwvWWVhcj48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</w:fldData>
        </w:fldChar>
      </w:r>
      <w:r w:rsidR="00CE138D">
        <w:rPr>
          <w:rFonts w:eastAsia="Cambria" w:cs="Cambria"/>
        </w:rPr>
        <w:instrText xml:space="preserve"> ADDIN EN.CITE.DATA </w:instrText>
      </w:r>
      <w:r w:rsidR="00CE138D">
        <w:rPr>
          <w:rFonts w:eastAsia="Cambria" w:cs="Cambria"/>
        </w:rPr>
      </w:r>
      <w:r w:rsidR="00CE138D">
        <w:rPr>
          <w:rFonts w:eastAsia="Cambria" w:cs="Cambria"/>
        </w:rPr>
        <w:fldChar w:fldCharType="end"/>
      </w:r>
      <w:r w:rsidR="00CE138D">
        <w:rPr>
          <w:rFonts w:eastAsia="Cambria" w:cs="Cambria"/>
        </w:rPr>
      </w:r>
      <w:r w:rsidR="00CE138D">
        <w:rPr>
          <w:rFonts w:eastAsia="Cambria" w:cs="Cambria"/>
        </w:rPr>
        <w:fldChar w:fldCharType="separate"/>
      </w:r>
      <w:r w:rsidR="00CE138D">
        <w:rPr>
          <w:rFonts w:eastAsia="Cambria" w:cs="Cambria"/>
          <w:noProof/>
        </w:rPr>
        <w:t>(Romanov, Medvedev et al. 2008, Houck, Friedman et al. 2023)</w:t>
      </w:r>
      <w:r w:rsidR="00CE138D">
        <w:rPr>
          <w:rFonts w:eastAsia="Cambria" w:cs="Cambria"/>
        </w:rPr>
        <w:fldChar w:fldCharType="end"/>
      </w:r>
      <w:r w:rsidR="00361353">
        <w:t>.</w:t>
      </w:r>
      <w:r w:rsidRPr="50EB35F3">
        <w:t xml:space="preserve"> This platform measures </w:t>
      </w:r>
      <w:proofErr w:type="gramStart"/>
      <w:r w:rsidRPr="50EB35F3">
        <w:t>a large number of</w:t>
      </w:r>
      <w:proofErr w:type="gramEnd"/>
      <w:r w:rsidRPr="50EB35F3">
        <w:t xml:space="preserve"> ligand-activated nuclear receptor and other transcription factor activities representing diverse physiological processes</w:t>
      </w:r>
      <w:ins w:id="37" w:author="Rodan, Bruce" w:date="2023-11-13T14:29:00Z">
        <w:r w:rsidR="00411B25">
          <w:t>,</w:t>
        </w:r>
      </w:ins>
      <w:r w:rsidRPr="50EB35F3">
        <w:t xml:space="preserve"> including metabolism and fatty acid regulation, endocrine activity, oxidative stress, and lipid peroxidation</w:t>
      </w:r>
      <w:bookmarkStart w:id="38" w:name="_Hlk128397433"/>
      <w:r w:rsidRPr="50EB35F3">
        <w:t xml:space="preserve">. </w:t>
      </w:r>
    </w:p>
    <w:bookmarkEnd w:id="38"/>
    <w:p w14:paraId="50332635" w14:textId="430386F0" w:rsidR="00992F88" w:rsidRDefault="00992F88" w:rsidP="00804EBD">
      <w:pPr>
        <w:ind w:firstLine="0"/>
      </w:pPr>
      <w:r w:rsidRPr="159317CE">
        <w:rPr>
          <w:u w:val="single"/>
        </w:rPr>
        <w:lastRenderedPageBreak/>
        <w:t>BSK</w:t>
      </w:r>
      <w:r w:rsidRPr="159317CE">
        <w:t xml:space="preserve">: (BioSeek, now </w:t>
      </w:r>
      <w:proofErr w:type="spellStart"/>
      <w:r w:rsidRPr="159317CE">
        <w:t>BioMAP</w:t>
      </w:r>
      <w:proofErr w:type="spellEnd"/>
      <w:r w:rsidRPr="159317CE">
        <w:t>, Diversity Plus Panel</w:t>
      </w:r>
      <w:del w:id="39" w:author="Rodan, Bruce" w:date="2023-11-13T14:30:00Z">
        <w:r w:rsidRPr="159317CE" w:rsidDel="00411B25">
          <w:delText>,</w:delText>
        </w:r>
      </w:del>
      <w:r w:rsidRPr="159317CE">
        <w:t xml:space="preserve"> </w:t>
      </w:r>
      <w:r w:rsidR="00804EBD">
        <w:fldChar w:fldCharType="begin">
          <w:fldData xml:space="preserve">PEVuZE5vdGU+PENpdGU+PEF1dGhvcj5CZXJnPC9BdXRob3I+PFllYXI+MjAxNzwvWWVhcj48UmVj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</w:fldData>
        </w:fldChar>
      </w:r>
      <w:r w:rsidR="00804EBD">
        <w:instrText xml:space="preserve"> ADDIN EN.CITE </w:instrText>
      </w:r>
      <w:r w:rsidR="00804EBD">
        <w:fldChar w:fldCharType="begin">
          <w:fldData xml:space="preserve">PEVuZE5vdGU+PENpdGU+PEF1dGhvcj5CZXJnPC9BdXRob3I+PFllYXI+MjAxNzwvWWVhcj48UmVj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</w:fldData>
        </w:fldChar>
      </w:r>
      <w:r w:rsidR="00804EBD">
        <w:instrText xml:space="preserve"> ADDIN EN.CITE.DATA </w:instrText>
      </w:r>
      <w:r w:rsidR="00804EBD">
        <w:fldChar w:fldCharType="end"/>
      </w:r>
      <w:r w:rsidR="00804EBD">
        <w:fldChar w:fldCharType="separate"/>
      </w:r>
      <w:r w:rsidR="00804EBD">
        <w:rPr>
          <w:noProof/>
        </w:rPr>
        <w:t>(Berg, Kunkel et al. 2005, Kleinstreuer, Yang et al. 2014, Berg 2017, Houck, Friedman et al. 2023)</w:t>
      </w:r>
      <w:r w:rsidR="00804EBD">
        <w:fldChar w:fldCharType="end"/>
      </w:r>
      <w:r w:rsidRPr="159317CE">
        <w:t xml:space="preserve">). This assay set consists of 12 human primary cell systems that model potential tissue and disease responses, including vascular, immune, skin, lung and general tissue responses, via stimulation of the mono- or co-culture systems to </w:t>
      </w:r>
      <w:proofErr w:type="gramStart"/>
      <w:r w:rsidRPr="159317CE">
        <w:t>pathophysiologically-relevant</w:t>
      </w:r>
      <w:proofErr w:type="gramEnd"/>
      <w:r w:rsidRPr="159317CE">
        <w:t xml:space="preserve"> states.</w:t>
      </w:r>
    </w:p>
    <w:p w14:paraId="554DA48F" w14:textId="01571950" w:rsidR="00992F88" w:rsidRDefault="00992F88" w:rsidP="00EC623E">
      <w:pPr>
        <w:ind w:firstLine="0"/>
        <w:rPr>
          <w:bCs/>
        </w:rPr>
      </w:pPr>
      <w:bookmarkStart w:id="40" w:name="_Hlk128665830"/>
      <w:r w:rsidRPr="0476F24E">
        <w:rPr>
          <w:u w:val="single"/>
        </w:rPr>
        <w:t>DNT</w:t>
      </w:r>
      <w:r w:rsidRPr="00EC623E">
        <w:t xml:space="preserve">: </w:t>
      </w:r>
      <w:r w:rsidR="00361353" w:rsidRPr="0476F24E">
        <w:t>(</w:t>
      </w:r>
      <w:r w:rsidR="00361353">
        <w:t>Developmental neurotoxicity</w:t>
      </w:r>
      <w:del w:id="41" w:author="Rodan, Bruce" w:date="2023-11-13T14:30:00Z">
        <w:r w:rsidR="00361353" w:rsidDel="00411B25">
          <w:delText>,</w:delText>
        </w:r>
      </w:del>
      <w:ins w:id="42" w:author="Rodan, Bruce" w:date="2023-11-13T14:30:00Z">
        <w:r w:rsidR="00411B25">
          <w:t xml:space="preserve"> </w:t>
        </w:r>
      </w:ins>
      <w:r w:rsidR="00CE138D">
        <w:fldChar w:fldCharType="begin">
          <w:fldData xml:space="preserve">PEVuZE5vdGU+PENpdGU+PEF1dGhvcj5DYXJzdGVuczwvQXV0aG9yPjxZZWFyPjIwMjM8L1llYXI+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</w:fldData>
        </w:fldChar>
      </w:r>
      <w:r w:rsidR="00CE138D">
        <w:instrText xml:space="preserve"> ADDIN EN.CITE </w:instrText>
      </w:r>
      <w:r w:rsidR="00CE138D">
        <w:fldChar w:fldCharType="begin">
          <w:fldData xml:space="preserve">PEVuZE5vdGU+PENpdGU+PEF1dGhvcj5DYXJzdGVuczwvQXV0aG9yPjxZZWFyPjIwMjM8L1llYXI+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</w:fldData>
        </w:fldChar>
      </w:r>
      <w:r w:rsidR="00CE138D">
        <w:instrText xml:space="preserve"> ADDIN EN.CITE.DATA </w:instrText>
      </w:r>
      <w:r w:rsidR="00CE138D">
        <w:fldChar w:fldCharType="end"/>
      </w:r>
      <w:r w:rsidR="00CE138D">
        <w:fldChar w:fldCharType="separate"/>
      </w:r>
      <w:r w:rsidR="00CE138D">
        <w:rPr>
          <w:noProof/>
        </w:rPr>
        <w:t>(Carstens, Freudenrich et al. 2023)</w:t>
      </w:r>
      <w:r w:rsidR="00CE138D">
        <w:fldChar w:fldCharType="end"/>
      </w:r>
      <w:r w:rsidR="00CE138D">
        <w:t>)</w:t>
      </w:r>
      <w:ins w:id="43" w:author="Rodan, Bruce" w:date="2023-11-13T14:30:00Z">
        <w:r w:rsidR="00411B25">
          <w:t>.</w:t>
        </w:r>
      </w:ins>
      <w:r w:rsidR="00361353">
        <w:t xml:space="preserve"> </w:t>
      </w:r>
      <w:r w:rsidRPr="0476F24E">
        <w:t xml:space="preserve">This assay battery was designed to detect chemicals with potential for developmental neurotoxicity. </w:t>
      </w:r>
    </w:p>
    <w:bookmarkEnd w:id="40"/>
    <w:p w14:paraId="1EAEE29C" w14:textId="32DF567A" w:rsidR="00992F88" w:rsidRDefault="00992F88" w:rsidP="00EC623E">
      <w:pPr>
        <w:ind w:firstLine="0"/>
        <w:rPr>
          <w:bCs/>
        </w:rPr>
      </w:pPr>
      <w:r w:rsidRPr="00673777">
        <w:rPr>
          <w:bCs/>
          <w:u w:val="single"/>
        </w:rPr>
        <w:t>HTPP</w:t>
      </w:r>
      <w:r>
        <w:rPr>
          <w:bCs/>
        </w:rPr>
        <w:t>: (</w:t>
      </w:r>
      <w:r w:rsidRPr="00673777">
        <w:rPr>
          <w:bCs/>
        </w:rPr>
        <w:t>High-throughput phenotypic profiling</w:t>
      </w:r>
      <w:r>
        <w:rPr>
          <w:bCs/>
        </w:rPr>
        <w:t xml:space="preserve"> with the </w:t>
      </w:r>
      <w:r w:rsidR="00361353">
        <w:rPr>
          <w:bCs/>
        </w:rPr>
        <w:t>c</w:t>
      </w:r>
      <w:r>
        <w:rPr>
          <w:bCs/>
        </w:rPr>
        <w:t xml:space="preserve">ell </w:t>
      </w:r>
      <w:r w:rsidR="00361353">
        <w:rPr>
          <w:bCs/>
        </w:rPr>
        <w:t>p</w:t>
      </w:r>
      <w:r>
        <w:rPr>
          <w:bCs/>
        </w:rPr>
        <w:t xml:space="preserve">ainting assay </w:t>
      </w:r>
      <w:r w:rsidR="00497E39">
        <w:fldChar w:fldCharType="begin">
          <w:fldData xml:space="preserve">PEVuZE5vdGU+PENpdGU+PEF1dGhvcj5OeWZmZWxlcjwvQXV0aG9yPjxZZWFyPjIwMjE8L1llYXI+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</w:fldData>
        </w:fldChar>
      </w:r>
      <w:r w:rsidR="00497E39">
        <w:instrText xml:space="preserve"> ADDIN EN.CITE </w:instrText>
      </w:r>
      <w:r w:rsidR="00497E39">
        <w:fldChar w:fldCharType="begin">
          <w:fldData xml:space="preserve">PEVuZE5vdGU+PENpdGU+PEF1dGhvcj5OeWZmZWxlcjwvQXV0aG9yPjxZZWFyPjIwMjE8L1llYXI+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</w:fldData>
        </w:fldChar>
      </w:r>
      <w:r w:rsidR="00497E39">
        <w:instrText xml:space="preserve"> ADDIN EN.CITE.DATA </w:instrText>
      </w:r>
      <w:r w:rsidR="00497E39">
        <w:fldChar w:fldCharType="end"/>
      </w:r>
      <w:r w:rsidR="00497E39">
        <w:fldChar w:fldCharType="separate"/>
      </w:r>
      <w:r w:rsidR="00497E39">
        <w:rPr>
          <w:noProof/>
        </w:rPr>
        <w:t>(Bray, Singh et al. 2016, Nyffeler, Willis et al. 2020, Nyffeler, Haggard et al. 2021)</w:t>
      </w:r>
      <w:r w:rsidR="00497E39">
        <w:fldChar w:fldCharType="end"/>
      </w:r>
      <w:r w:rsidR="00361353">
        <w:rPr>
          <w:bCs/>
        </w:rPr>
        <w:t>.</w:t>
      </w:r>
      <w:r>
        <w:rPr>
          <w:bCs/>
        </w:rPr>
        <w:t xml:space="preserve"> This high content imaging assay measures phenotypic changes in cell morphology in cells labeled with fluorescent markers for a variety of organelles (n</w:t>
      </w:r>
      <w:r w:rsidRPr="00673777">
        <w:rPr>
          <w:bCs/>
        </w:rPr>
        <w:t>ucle</w:t>
      </w:r>
      <w:r>
        <w:rPr>
          <w:bCs/>
        </w:rPr>
        <w:t>us</w:t>
      </w:r>
      <w:r w:rsidRPr="00673777">
        <w:rPr>
          <w:bCs/>
        </w:rPr>
        <w:t>, nucleoli</w:t>
      </w:r>
      <w:r>
        <w:rPr>
          <w:bCs/>
        </w:rPr>
        <w:t>,</w:t>
      </w:r>
      <w:r w:rsidRPr="00673777">
        <w:rPr>
          <w:bCs/>
        </w:rPr>
        <w:t xml:space="preserve"> endoplasmic reticulum, </w:t>
      </w:r>
      <w:r>
        <w:rPr>
          <w:bCs/>
        </w:rPr>
        <w:t>G</w:t>
      </w:r>
      <w:r w:rsidRPr="00673777">
        <w:rPr>
          <w:bCs/>
        </w:rPr>
        <w:t>olgi</w:t>
      </w:r>
      <w:r>
        <w:rPr>
          <w:bCs/>
        </w:rPr>
        <w:t xml:space="preserve"> complex</w:t>
      </w:r>
      <w:r w:rsidRPr="00673777">
        <w:rPr>
          <w:bCs/>
        </w:rPr>
        <w:t>, plasma membrane, cytoskeleton, and mitochondria</w:t>
      </w:r>
      <w:r>
        <w:rPr>
          <w:bCs/>
        </w:rPr>
        <w:t xml:space="preserve">). </w:t>
      </w:r>
    </w:p>
    <w:p w14:paraId="36383A49" w14:textId="73386576" w:rsidR="00992F88" w:rsidRDefault="00992F88" w:rsidP="00EC623E">
      <w:pPr>
        <w:ind w:firstLine="0"/>
        <w:rPr>
          <w:bCs/>
        </w:rPr>
      </w:pPr>
      <w:r w:rsidRPr="00032AEB">
        <w:rPr>
          <w:bCs/>
          <w:u w:val="single"/>
        </w:rPr>
        <w:t>HTTr</w:t>
      </w:r>
      <w:r>
        <w:rPr>
          <w:bCs/>
        </w:rPr>
        <w:t>: (</w:t>
      </w:r>
      <w:r w:rsidRPr="00032AEB">
        <w:rPr>
          <w:bCs/>
        </w:rPr>
        <w:t>High-throughput transcriptomic</w:t>
      </w:r>
      <w:r>
        <w:rPr>
          <w:bCs/>
        </w:rPr>
        <w:t>s</w:t>
      </w:r>
      <w:r w:rsidRPr="00032AEB">
        <w:rPr>
          <w:bCs/>
        </w:rPr>
        <w:t xml:space="preserve"> </w:t>
      </w:r>
      <w:r>
        <w:rPr>
          <w:bCs/>
        </w:rPr>
        <w:t xml:space="preserve">with the TempO-Seq human whole transcriptome </w:t>
      </w:r>
      <w:r w:rsidRPr="00032AEB">
        <w:rPr>
          <w:bCs/>
        </w:rPr>
        <w:t>assay</w:t>
      </w:r>
      <w:r>
        <w:rPr>
          <w:bCs/>
        </w:rPr>
        <w:t xml:space="preserve"> </w:t>
      </w:r>
      <w:r>
        <w:rPr>
          <w:bCs/>
        </w:rPr>
        <w:fldChar w:fldCharType="begin">
          <w:fldData xml:space="preserve">PEVuZE5vdGU+PENpdGU+PEF1dGhvcj5ZZWFrbGV5PC9BdXRob3I+PFllYXI+MjAxNzwvWWVhcj48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</w:fldData>
        </w:fldChar>
      </w:r>
      <w:r>
        <w:rPr>
          <w:bCs/>
        </w:rPr>
        <w:instrText xml:space="preserve"> ADDIN EN.CITE </w:instrText>
      </w:r>
      <w:r>
        <w:rPr>
          <w:bCs/>
        </w:rPr>
        <w:fldChar w:fldCharType="begin">
          <w:fldData xml:space="preserve">PEVuZE5vdGU+PENpdGU+PEF1dGhvcj5ZZWFrbGV5PC9BdXRob3I+PFllYXI+MjAxNzwvWWVhcj48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</w:fldData>
        </w:fldChar>
      </w:r>
      <w:r>
        <w:rPr>
          <w:bCs/>
        </w:rPr>
        <w:instrText xml:space="preserve"> ADDIN EN.CITE.DATA </w:instrText>
      </w:r>
      <w:r>
        <w:rPr>
          <w:bCs/>
        </w:rPr>
      </w:r>
      <w:r>
        <w:rPr>
          <w:bCs/>
        </w:rPr>
        <w:fldChar w:fldCharType="end"/>
      </w:r>
      <w:r>
        <w:rPr>
          <w:bCs/>
        </w:rPr>
      </w:r>
      <w:r>
        <w:rPr>
          <w:bCs/>
        </w:rPr>
        <w:fldChar w:fldCharType="separate"/>
      </w:r>
      <w:r>
        <w:rPr>
          <w:bCs/>
          <w:noProof/>
        </w:rPr>
        <w:t>(Yeakley, Shepard et al. 2017, Harrill, Everett et al. 2021)</w:t>
      </w:r>
      <w:r>
        <w:rPr>
          <w:bCs/>
        </w:rPr>
        <w:fldChar w:fldCharType="end"/>
      </w:r>
      <w:r>
        <w:rPr>
          <w:bCs/>
        </w:rPr>
        <w:t>)</w:t>
      </w:r>
      <w:r w:rsidR="00361353">
        <w:rPr>
          <w:bCs/>
        </w:rPr>
        <w:t>.</w:t>
      </w:r>
      <w:r>
        <w:rPr>
          <w:bCs/>
        </w:rPr>
        <w:t xml:space="preserve"> This assay measures gene expression changes using whole transcriptome targeted RNA-Seq in HepaRG (liver) and U-2 OS </w:t>
      </w:r>
      <w:r w:rsidR="00361353">
        <w:rPr>
          <w:bCs/>
        </w:rPr>
        <w:t xml:space="preserve">(bone osteosarcoma) </w:t>
      </w:r>
      <w:r>
        <w:rPr>
          <w:bCs/>
        </w:rPr>
        <w:t>cell lines.</w:t>
      </w:r>
      <w:del w:id="44" w:author="Rodan, Bruce" w:date="2023-11-13T14:19:00Z">
        <w:r w:rsidDel="00F14D87">
          <w:rPr>
            <w:bCs/>
          </w:rPr>
          <w:delText xml:space="preserve">  </w:delText>
        </w:r>
      </w:del>
      <w:ins w:id="45" w:author="Rodan, Bruce" w:date="2023-11-13T14:19:00Z">
        <w:r w:rsidR="00F14D87">
          <w:rPr>
            <w:bCs/>
          </w:rPr>
          <w:t xml:space="preserve">  </w:t>
        </w:r>
      </w:ins>
    </w:p>
    <w:p w14:paraId="2620E487" w14:textId="3D0562C8" w:rsidR="00992F88" w:rsidRDefault="00992F88" w:rsidP="00EC623E">
      <w:pPr>
        <w:ind w:firstLine="0"/>
      </w:pPr>
      <w:bookmarkStart w:id="46" w:name="_Hlk128397314"/>
      <w:r w:rsidRPr="0476F24E">
        <w:rPr>
          <w:u w:val="single"/>
        </w:rPr>
        <w:t>Thyroid</w:t>
      </w:r>
      <w:r w:rsidRPr="0476F24E">
        <w:t xml:space="preserve">: </w:t>
      </w:r>
      <w:r w:rsidRPr="0046228E">
        <w:rPr>
          <w:rStyle w:val="normaltextrun"/>
          <w:color w:val="000000"/>
          <w:shd w:val="clear" w:color="auto" w:fill="FFFFFF"/>
        </w:rPr>
        <w:t xml:space="preserve">This suite of assays covers critical pathways within the thyroid axis including deiodinase enzymes (Human Deiodinase 1,2 and 3 </w:t>
      </w:r>
      <w:r>
        <w:rPr>
          <w:rStyle w:val="normaltextrun"/>
          <w:color w:val="000000"/>
          <w:shd w:val="clear" w:color="auto" w:fill="FFFFFF"/>
        </w:rPr>
        <w:t>[DIO]</w:t>
      </w:r>
      <w:r w:rsidRPr="0046228E">
        <w:rPr>
          <w:rStyle w:val="normaltextrun"/>
          <w:color w:val="000000"/>
          <w:shd w:val="clear" w:color="auto" w:fill="FFFFFF"/>
        </w:rPr>
        <w:t xml:space="preserve">, Human </w:t>
      </w:r>
      <w:r w:rsidRPr="0046228E">
        <w:rPr>
          <w:rStyle w:val="spellingerror"/>
          <w:color w:val="000000"/>
          <w:shd w:val="clear" w:color="auto" w:fill="FFFFFF"/>
        </w:rPr>
        <w:t>Iodotyrosine</w:t>
      </w:r>
      <w:r w:rsidRPr="0046228E">
        <w:rPr>
          <w:rStyle w:val="normaltextrun"/>
          <w:color w:val="000000"/>
          <w:shd w:val="clear" w:color="auto" w:fill="FFFFFF"/>
        </w:rPr>
        <w:t xml:space="preserve"> deiodinase</w:t>
      </w:r>
      <w:r>
        <w:rPr>
          <w:rStyle w:val="normaltextrun"/>
          <w:color w:val="000000"/>
          <w:shd w:val="clear" w:color="auto" w:fill="FFFFFF"/>
        </w:rPr>
        <w:t xml:space="preserve"> [IYD]</w:t>
      </w:r>
      <w:ins w:id="47" w:author="Rodan, Bruce" w:date="2023-11-13T14:31:00Z">
        <w:r w:rsidR="00411B25">
          <w:rPr>
            <w:rStyle w:val="normaltextrun"/>
            <w:color w:val="000000"/>
            <w:shd w:val="clear" w:color="auto" w:fill="FFFFFF"/>
          </w:rPr>
          <w:t xml:space="preserve"> </w:t>
        </w:r>
      </w:ins>
      <w:r w:rsidRPr="0046228E">
        <w:rPr>
          <w:rStyle w:val="normaltextrun"/>
          <w:color w:val="000000"/>
          <w:shd w:val="clear" w:color="auto" w:fill="FFFFFF"/>
        </w:rPr>
        <w:fldChar w:fldCharType="begin">
          <w:fldData xml:space="preserve">PEVuZE5vdGU+PENpdGU+PEF1dGhvcj5PbGtlcjwvQXV0aG9yPjxZZWFyPjIwMjE8L1llYXI+PFJl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</w:fldData>
        </w:fldChar>
      </w:r>
      <w:r>
        <w:rPr>
          <w:rStyle w:val="normaltextrun"/>
          <w:color w:val="000000"/>
          <w:shd w:val="clear" w:color="auto" w:fill="FFFFFF"/>
        </w:rPr>
        <w:instrText xml:space="preserve"> ADDIN EN.CITE </w:instrText>
      </w:r>
      <w:r>
        <w:rPr>
          <w:rStyle w:val="normaltextrun"/>
          <w:color w:val="000000"/>
          <w:shd w:val="clear" w:color="auto" w:fill="FFFFFF"/>
        </w:rPr>
        <w:fldChar w:fldCharType="begin">
          <w:fldData xml:space="preserve">PEVuZE5vdGU+PENpdGU+PEF1dGhvcj5PbGtlcjwvQXV0aG9yPjxZZWFyPjIwMjE8L1llYXI+PFJl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</w:fldData>
        </w:fldChar>
      </w:r>
      <w:r>
        <w:rPr>
          <w:rStyle w:val="normaltextrun"/>
          <w:color w:val="000000"/>
          <w:shd w:val="clear" w:color="auto" w:fill="FFFFFF"/>
        </w:rPr>
        <w:instrText xml:space="preserve"> ADDIN EN.CITE.DATA </w:instrText>
      </w:r>
      <w:r>
        <w:rPr>
          <w:rStyle w:val="normaltextrun"/>
          <w:color w:val="000000"/>
          <w:shd w:val="clear" w:color="auto" w:fill="FFFFFF"/>
        </w:rPr>
      </w:r>
      <w:r>
        <w:rPr>
          <w:rStyle w:val="normaltextrun"/>
          <w:color w:val="000000"/>
          <w:shd w:val="clear" w:color="auto" w:fill="FFFFFF"/>
        </w:rPr>
        <w:fldChar w:fldCharType="end"/>
      </w:r>
      <w:r w:rsidRPr="0046228E">
        <w:rPr>
          <w:rStyle w:val="normaltextrun"/>
          <w:color w:val="000000"/>
          <w:shd w:val="clear" w:color="auto" w:fill="FFFFFF"/>
        </w:rPr>
      </w:r>
      <w:r w:rsidRPr="0046228E">
        <w:rPr>
          <w:rStyle w:val="normaltextrun"/>
          <w:color w:val="000000"/>
          <w:shd w:val="clear" w:color="auto" w:fill="FFFFFF"/>
        </w:rPr>
        <w:fldChar w:fldCharType="separate"/>
      </w:r>
      <w:r>
        <w:rPr>
          <w:rStyle w:val="normaltextrun"/>
          <w:noProof/>
          <w:color w:val="000000"/>
          <w:shd w:val="clear" w:color="auto" w:fill="FFFFFF"/>
        </w:rPr>
        <w:t>(Olker, Korte et al. 2019, Olker, Korte et al. 2021)</w:t>
      </w:r>
      <w:r w:rsidRPr="0046228E">
        <w:rPr>
          <w:rStyle w:val="normaltextrun"/>
          <w:color w:val="000000"/>
          <w:shd w:val="clear" w:color="auto" w:fill="FFFFFF"/>
        </w:rPr>
        <w:fldChar w:fldCharType="end"/>
      </w:r>
      <w:r w:rsidR="00361353">
        <w:rPr>
          <w:rStyle w:val="normaltextrun"/>
          <w:color w:val="000000"/>
          <w:shd w:val="clear" w:color="auto" w:fill="FFFFFF"/>
        </w:rPr>
        <w:t>;</w:t>
      </w:r>
      <w:r w:rsidRPr="0046228E">
        <w:rPr>
          <w:rStyle w:val="normaltextrun"/>
          <w:color w:val="000000"/>
          <w:shd w:val="clear" w:color="auto" w:fill="FFFFFF"/>
        </w:rPr>
        <w:t xml:space="preserve"> human thyroid peroxidase</w:t>
      </w:r>
      <w:r>
        <w:rPr>
          <w:rStyle w:val="normaltextrun"/>
          <w:color w:val="000000"/>
          <w:shd w:val="clear" w:color="auto" w:fill="FFFFFF"/>
        </w:rPr>
        <w:t xml:space="preserve"> [TPO]</w:t>
      </w:r>
      <w:r w:rsidRPr="0046228E">
        <w:rPr>
          <w:rStyle w:val="normaltextrun"/>
          <w:color w:val="000000"/>
          <w:shd w:val="clear" w:color="auto" w:fill="FFFFFF"/>
        </w:rPr>
        <w:fldChar w:fldCharType="begin">
          <w:fldData xml:space="preserve">PEVuZE5vdGU+PENpdGU+PEF1dGhvcj5QYXVsIEZyaWVkbWFuPC9BdXRob3I+PFllYXI+MjAxNjwv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</w:fldData>
        </w:fldChar>
      </w:r>
      <w:r>
        <w:rPr>
          <w:rStyle w:val="normaltextrun"/>
          <w:color w:val="000000"/>
          <w:shd w:val="clear" w:color="auto" w:fill="FFFFFF"/>
        </w:rPr>
        <w:instrText xml:space="preserve"> ADDIN EN.CITE </w:instrText>
      </w:r>
      <w:r>
        <w:rPr>
          <w:rStyle w:val="normaltextrun"/>
          <w:color w:val="000000"/>
          <w:shd w:val="clear" w:color="auto" w:fill="FFFFFF"/>
        </w:rPr>
        <w:fldChar w:fldCharType="begin">
          <w:fldData xml:space="preserve">PEVuZE5vdGU+PENpdGU+PEF1dGhvcj5QYXVsIEZyaWVkbWFuPC9BdXRob3I+PFllYXI+MjAxNjwv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</w:fldData>
        </w:fldChar>
      </w:r>
      <w:r>
        <w:rPr>
          <w:rStyle w:val="normaltextrun"/>
          <w:color w:val="000000"/>
          <w:shd w:val="clear" w:color="auto" w:fill="FFFFFF"/>
        </w:rPr>
        <w:instrText xml:space="preserve"> ADDIN EN.CITE.DATA </w:instrText>
      </w:r>
      <w:r>
        <w:rPr>
          <w:rStyle w:val="normaltextrun"/>
          <w:color w:val="000000"/>
          <w:shd w:val="clear" w:color="auto" w:fill="FFFFFF"/>
        </w:rPr>
      </w:r>
      <w:r>
        <w:rPr>
          <w:rStyle w:val="normaltextrun"/>
          <w:color w:val="000000"/>
          <w:shd w:val="clear" w:color="auto" w:fill="FFFFFF"/>
        </w:rPr>
        <w:fldChar w:fldCharType="end"/>
      </w:r>
      <w:r w:rsidRPr="0046228E">
        <w:rPr>
          <w:rStyle w:val="normaltextrun"/>
          <w:color w:val="000000"/>
          <w:shd w:val="clear" w:color="auto" w:fill="FFFFFF"/>
        </w:rPr>
      </w:r>
      <w:r w:rsidRPr="0046228E">
        <w:rPr>
          <w:rStyle w:val="normaltextrun"/>
          <w:color w:val="000000"/>
          <w:shd w:val="clear" w:color="auto" w:fill="FFFFFF"/>
        </w:rPr>
        <w:fldChar w:fldCharType="separate"/>
      </w:r>
      <w:r>
        <w:rPr>
          <w:rStyle w:val="normaltextrun"/>
          <w:noProof/>
          <w:color w:val="000000"/>
          <w:shd w:val="clear" w:color="auto" w:fill="FFFFFF"/>
        </w:rPr>
        <w:t>(Paul Friedman, Watt et al. 2016)</w:t>
      </w:r>
      <w:r w:rsidRPr="0046228E">
        <w:rPr>
          <w:rStyle w:val="normaltextrun"/>
          <w:color w:val="000000"/>
          <w:shd w:val="clear" w:color="auto" w:fill="FFFFFF"/>
        </w:rPr>
        <w:fldChar w:fldCharType="end"/>
      </w:r>
      <w:r w:rsidR="00361353">
        <w:rPr>
          <w:rStyle w:val="normaltextrun"/>
          <w:color w:val="000000"/>
          <w:shd w:val="clear" w:color="auto" w:fill="FFFFFF"/>
        </w:rPr>
        <w:t>;</w:t>
      </w:r>
      <w:r w:rsidRPr="0046228E">
        <w:rPr>
          <w:rStyle w:val="normaltextrun"/>
          <w:color w:val="000000"/>
          <w:shd w:val="clear" w:color="auto" w:fill="FFFFFF"/>
        </w:rPr>
        <w:t xml:space="preserve"> and thyroid hormone plasma binding proteins transthyretin </w:t>
      </w:r>
      <w:r>
        <w:rPr>
          <w:rStyle w:val="normaltextrun"/>
          <w:color w:val="000000"/>
          <w:shd w:val="clear" w:color="auto" w:fill="FFFFFF"/>
        </w:rPr>
        <w:t>[TTR]</w:t>
      </w:r>
      <w:r w:rsidRPr="0046228E">
        <w:rPr>
          <w:rStyle w:val="normaltextrun"/>
          <w:color w:val="000000"/>
          <w:shd w:val="clear" w:color="auto" w:fill="FFFFFF"/>
        </w:rPr>
        <w:t>, and thyroxine binding globulin</w:t>
      </w:r>
      <w:r>
        <w:rPr>
          <w:rStyle w:val="normaltextrun"/>
          <w:color w:val="000000"/>
          <w:shd w:val="clear" w:color="auto" w:fill="FFFFFF"/>
        </w:rPr>
        <w:t xml:space="preserve"> [TBG]</w:t>
      </w:r>
      <w:r w:rsidRPr="0046228E">
        <w:rPr>
          <w:rStyle w:val="normaltextrun"/>
          <w:color w:val="000000"/>
          <w:shd w:val="clear" w:color="auto" w:fill="FFFFFF"/>
        </w:rPr>
        <w:fldChar w:fldCharType="begin">
          <w:fldData xml:space="preserve">PEVuZE5vdGU+PENpdGU+PEF1dGhvcj5Nb250YW5vPC9BdXRob3I+PFllYXI+MjAxMjwvWWVhcj48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</w:fldData>
        </w:fldChar>
      </w:r>
      <w:r>
        <w:rPr>
          <w:rStyle w:val="normaltextrun"/>
          <w:color w:val="000000"/>
          <w:shd w:val="clear" w:color="auto" w:fill="FFFFFF"/>
        </w:rPr>
        <w:instrText xml:space="preserve"> ADDIN EN.CITE </w:instrText>
      </w:r>
      <w:r>
        <w:rPr>
          <w:rStyle w:val="normaltextrun"/>
          <w:color w:val="000000"/>
          <w:shd w:val="clear" w:color="auto" w:fill="FFFFFF"/>
        </w:rPr>
        <w:fldChar w:fldCharType="begin">
          <w:fldData xml:space="preserve">PEVuZE5vdGU+PENpdGU+PEF1dGhvcj5Nb250YW5vPC9BdXRob3I+PFllYXI+MjAxMjwvWWVhcj48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</w:fldData>
        </w:fldChar>
      </w:r>
      <w:r>
        <w:rPr>
          <w:rStyle w:val="normaltextrun"/>
          <w:color w:val="000000"/>
          <w:shd w:val="clear" w:color="auto" w:fill="FFFFFF"/>
        </w:rPr>
        <w:instrText xml:space="preserve"> ADDIN EN.CITE.DATA </w:instrText>
      </w:r>
      <w:r>
        <w:rPr>
          <w:rStyle w:val="normaltextrun"/>
          <w:color w:val="000000"/>
          <w:shd w:val="clear" w:color="auto" w:fill="FFFFFF"/>
        </w:rPr>
      </w:r>
      <w:r>
        <w:rPr>
          <w:rStyle w:val="normaltextrun"/>
          <w:color w:val="000000"/>
          <w:shd w:val="clear" w:color="auto" w:fill="FFFFFF"/>
        </w:rPr>
        <w:fldChar w:fldCharType="end"/>
      </w:r>
      <w:r w:rsidRPr="0046228E">
        <w:rPr>
          <w:rStyle w:val="normaltextrun"/>
          <w:color w:val="000000"/>
          <w:shd w:val="clear" w:color="auto" w:fill="FFFFFF"/>
        </w:rPr>
      </w:r>
      <w:r w:rsidRPr="0046228E">
        <w:rPr>
          <w:rStyle w:val="normaltextrun"/>
          <w:color w:val="000000"/>
          <w:shd w:val="clear" w:color="auto" w:fill="FFFFFF"/>
        </w:rPr>
        <w:fldChar w:fldCharType="separate"/>
      </w:r>
      <w:r>
        <w:rPr>
          <w:rStyle w:val="normaltextrun"/>
          <w:noProof/>
          <w:color w:val="000000"/>
          <w:shd w:val="clear" w:color="auto" w:fill="FFFFFF"/>
        </w:rPr>
        <w:t>(Montano, Cocco et al. 2012)</w:t>
      </w:r>
      <w:r w:rsidRPr="0046228E">
        <w:rPr>
          <w:rStyle w:val="normaltextrun"/>
          <w:color w:val="000000"/>
          <w:shd w:val="clear" w:color="auto" w:fill="FFFFFF"/>
        </w:rPr>
        <w:fldChar w:fldCharType="end"/>
      </w:r>
      <w:r w:rsidRPr="0046228E">
        <w:rPr>
          <w:rStyle w:val="normaltextrun"/>
          <w:color w:val="000000"/>
          <w:shd w:val="clear" w:color="auto" w:fill="FFFFFF"/>
        </w:rPr>
        <w:t xml:space="preserve">. </w:t>
      </w:r>
      <w:r w:rsidR="00DD15C6">
        <w:rPr>
          <w:rStyle w:val="normaltextrun"/>
          <w:color w:val="000000"/>
          <w:shd w:val="clear" w:color="auto" w:fill="FFFFFF"/>
        </w:rPr>
        <w:t>[</w:t>
      </w:r>
      <w:r w:rsidR="00DD15C6" w:rsidRPr="00561DF4">
        <w:rPr>
          <w:rStyle w:val="normaltextrun"/>
          <w:color w:val="000000"/>
          <w:highlight w:val="yellow"/>
          <w:shd w:val="clear" w:color="auto" w:fill="FFFFFF"/>
        </w:rPr>
        <w:t>Degitz et al. submitted</w:t>
      </w:r>
      <w:r w:rsidR="00DD15C6">
        <w:rPr>
          <w:rStyle w:val="normaltextrun"/>
          <w:color w:val="000000"/>
          <w:shd w:val="clear" w:color="auto" w:fill="FFFFFF"/>
        </w:rPr>
        <w:t>]</w:t>
      </w:r>
      <w:r w:rsidR="00DD15C6" w:rsidRPr="0046228E">
        <w:rPr>
          <w:rStyle w:val="normaltextrun"/>
          <w:color w:val="000000"/>
          <w:shd w:val="clear" w:color="auto" w:fill="FFFFFF"/>
        </w:rPr>
        <w:t>.</w:t>
      </w:r>
    </w:p>
    <w:bookmarkEnd w:id="46"/>
    <w:p w14:paraId="56EBD8FF" w14:textId="6948C083" w:rsidR="00992F88" w:rsidRDefault="00992F88" w:rsidP="00CB7CC1">
      <w:pPr>
        <w:ind w:firstLine="0"/>
      </w:pPr>
      <w:r w:rsidRPr="48782CD3">
        <w:rPr>
          <w:u w:val="single"/>
        </w:rPr>
        <w:t>Zebrafish</w:t>
      </w:r>
      <w:r w:rsidRPr="48782CD3">
        <w:t xml:space="preserve">: This is </w:t>
      </w:r>
      <w:r>
        <w:t>a</w:t>
      </w:r>
      <w:r w:rsidRPr="48782CD3">
        <w:t xml:space="preserve"> zebrafish embryotoxicity assay which measures lethality and malformations (hatching status, swim bladder inflation, edema, abnormal spinal or craniofacial structure, blood pooling, or changes in pigmentation)</w:t>
      </w:r>
      <w:ins w:id="48" w:author="Rodan, Bruce" w:date="2023-11-13T14:31:00Z">
        <w:r w:rsidR="00411B25">
          <w:t>,</w:t>
        </w:r>
      </w:ins>
      <w:del w:id="49" w:author="Rodan, Bruce" w:date="2023-11-13T14:31:00Z">
        <w:r w:rsidRPr="48782CD3" w:rsidDel="00411B25">
          <w:delText>.</w:delText>
        </w:r>
      </w:del>
      <w:r w:rsidR="00804EBD">
        <w:t xml:space="preserve"> </w:t>
      </w:r>
      <w:r w:rsidR="00804EBD">
        <w:fldChar w:fldCharType="begin">
          <w:fldData xml:space="preserve">PEVuZE5vdGU+PENpdGU+PEF1dGhvcj5EZWFsPC9BdXRob3I+PFllYXI+MjAxNjwvWWVhcj48UmVj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=
</w:fldData>
        </w:fldChar>
      </w:r>
      <w:r w:rsidR="00804EBD">
        <w:instrText xml:space="preserve"> ADDIN EN.CITE </w:instrText>
      </w:r>
      <w:r w:rsidR="00804EBD">
        <w:fldChar w:fldCharType="begin">
          <w:fldData xml:space="preserve">PEVuZE5vdGU+PENpdGU+PEF1dGhvcj5EZWFsPC9BdXRob3I+PFllYXI+MjAxNjwvWWVhcj48UmVj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=
</w:fldData>
        </w:fldChar>
      </w:r>
      <w:r w:rsidR="00804EBD">
        <w:instrText xml:space="preserve"> ADDIN EN.CITE.DATA </w:instrText>
      </w:r>
      <w:r w:rsidR="00804EBD">
        <w:fldChar w:fldCharType="end"/>
      </w:r>
      <w:r w:rsidR="00804EBD">
        <w:fldChar w:fldCharType="separate"/>
      </w:r>
      <w:r w:rsidR="00804EBD">
        <w:rPr>
          <w:noProof/>
        </w:rPr>
        <w:t>(Deal, Wambaugh et al. 2016, Poothong, Thomsen et al. 2017)</w:t>
      </w:r>
      <w:r w:rsidR="00804EBD">
        <w:fldChar w:fldCharType="end"/>
      </w:r>
      <w:r w:rsidRPr="48782CD3">
        <w:t xml:space="preserve">. </w:t>
      </w:r>
      <w:r w:rsidR="00463D16">
        <w:t>[</w:t>
      </w:r>
      <w:r w:rsidR="00463D16" w:rsidRPr="00463D16">
        <w:rPr>
          <w:highlight w:val="yellow"/>
        </w:rPr>
        <w:t>Britton et al. in preparation</w:t>
      </w:r>
      <w:r w:rsidR="00463D16">
        <w:t>]</w:t>
      </w:r>
    </w:p>
    <w:p w14:paraId="4C51FCF1" w14:textId="0B8CB264" w:rsidR="00A55A72" w:rsidRDefault="00497E39" w:rsidP="00127482">
      <w:pPr>
        <w:pStyle w:val="Heading2"/>
        <w:ind w:firstLine="0"/>
      </w:pPr>
      <w:r>
        <w:t xml:space="preserve">BCBCR </w:t>
      </w:r>
      <w:r w:rsidR="00A55A72">
        <w:t>Calculation</w:t>
      </w:r>
    </w:p>
    <w:p w14:paraId="0FBBE092" w14:textId="5D292FD5" w:rsidR="00893B36" w:rsidRPr="00893B36" w:rsidRDefault="00497E39" w:rsidP="00893B36">
      <w:pPr>
        <w:ind w:firstLine="0"/>
      </w:pPr>
      <w:r>
        <w:t xml:space="preserve">BCBCR </w:t>
      </w:r>
      <w:r w:rsidR="00893B36">
        <w:t>values for each chemical and population were calculated as POD (</w:t>
      </w:r>
      <w:r w:rsidR="00893B36" w:rsidRPr="00893B36">
        <w:rPr>
          <w:i/>
          <w:iCs/>
        </w:rPr>
        <w:t>in vitro</w:t>
      </w:r>
      <w:r w:rsidR="00893B36">
        <w:t>)/plasma concentration. No attempt was made to extrapolate blood / plasma concentration</w:t>
      </w:r>
      <w:r w:rsidR="00DD15C6">
        <w:t>s</w:t>
      </w:r>
      <w:r w:rsidR="00893B36">
        <w:t xml:space="preserve"> to concentrations in specific tissues. </w:t>
      </w:r>
    </w:p>
    <w:p w14:paraId="7745A45C" w14:textId="28077E05" w:rsidR="00C060CA" w:rsidRDefault="00C060CA" w:rsidP="00CB49BE">
      <w:pPr>
        <w:pStyle w:val="Heading1"/>
        <w:ind w:firstLine="0"/>
      </w:pPr>
      <w:r>
        <w:lastRenderedPageBreak/>
        <w:t>Results</w:t>
      </w:r>
    </w:p>
    <w:p w14:paraId="3265DEB3" w14:textId="50F7D08E" w:rsidR="003F1665" w:rsidRPr="003F1665" w:rsidRDefault="003F1665" w:rsidP="00356A81">
      <w:pPr>
        <w:ind w:firstLine="0"/>
      </w:pPr>
      <w:r w:rsidRPr="003F1665">
        <w:t xml:space="preserve">The </w:t>
      </w:r>
      <w:r w:rsidRPr="003F1665">
        <w:rPr>
          <w:i/>
          <w:iCs/>
        </w:rPr>
        <w:t>in vitro</w:t>
      </w:r>
      <w:r w:rsidRPr="003F1665">
        <w:t xml:space="preserve"> PODs are </w:t>
      </w:r>
      <w:r>
        <w:t>given in Table 1</w:t>
      </w:r>
      <w:r w:rsidR="00DD15C6">
        <w:t xml:space="preserve">. In all but one case, the BioSeek assays gave the lowest POD. </w:t>
      </w:r>
      <w:r w:rsidR="00F54E50">
        <w:t>The Bio</w:t>
      </w:r>
      <w:r w:rsidR="00692760">
        <w:t>S</w:t>
      </w:r>
      <w:r w:rsidR="00F54E50">
        <w:t xml:space="preserve">eek </w:t>
      </w:r>
      <w:r w:rsidR="00F54E50" w:rsidRPr="00F54E50">
        <w:t>assay</w:t>
      </w:r>
      <w:r w:rsidR="00F54E50">
        <w:t>s</w:t>
      </w:r>
      <w:r w:rsidR="00F54E50" w:rsidRPr="00F54E50">
        <w:t xml:space="preserve"> include </w:t>
      </w:r>
      <w:r w:rsidR="00356A81">
        <w:t xml:space="preserve">human primary cell and co-culture </w:t>
      </w:r>
      <w:r w:rsidR="00F54E50" w:rsidRPr="00F54E50">
        <w:t>models of autoimmune disease, chronic (vascular) inflammation, allergy, monocyte activation, lung inflammation and fibrosis, cardiovascular inflammation, and dermatitis, and wound healing</w:t>
      </w:r>
      <w:del w:id="50" w:author="Rodan, Bruce" w:date="2023-11-13T14:19:00Z">
        <w:r w:rsidR="00DD15C6" w:rsidDel="00F14D87">
          <w:delText xml:space="preserve"> </w:delText>
        </w:r>
        <w:r w:rsidR="00804EBD" w:rsidDel="00F14D87">
          <w:delText xml:space="preserve"> </w:delText>
        </w:r>
      </w:del>
      <w:ins w:id="51" w:author="Rodan, Bruce" w:date="2023-11-13T14:19:00Z">
        <w:r w:rsidR="00F14D87">
          <w:t xml:space="preserve"> </w:t>
        </w:r>
      </w:ins>
      <w:r w:rsidR="00804EBD">
        <w:fldChar w:fldCharType="begin">
          <w:fldData xml:space="preserve">PEVuZE5vdGU+PENpdGU+PEF1dGhvcj5Ib3VjazwvQXV0aG9yPjxZZWFyPjIwMjM8L1llYXI+PFJl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</w:fldData>
        </w:fldChar>
      </w:r>
      <w:r w:rsidR="00804EBD">
        <w:instrText xml:space="preserve"> ADDIN EN.CITE </w:instrText>
      </w:r>
      <w:r w:rsidR="00804EBD">
        <w:fldChar w:fldCharType="begin">
          <w:fldData xml:space="preserve">PEVuZE5vdGU+PENpdGU+PEF1dGhvcj5Ib3VjazwvQXV0aG9yPjxZZWFyPjIwMjM8L1llYXI+PFJl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</w:fldData>
        </w:fldChar>
      </w:r>
      <w:r w:rsidR="00804EBD">
        <w:instrText xml:space="preserve"> ADDIN EN.CITE.DATA </w:instrText>
      </w:r>
      <w:r w:rsidR="00804EBD">
        <w:fldChar w:fldCharType="end"/>
      </w:r>
      <w:r w:rsidR="00804EBD">
        <w:fldChar w:fldCharType="separate"/>
      </w:r>
      <w:r w:rsidR="00804EBD">
        <w:rPr>
          <w:noProof/>
        </w:rPr>
        <w:t>(Houck, Friedman et al. 2023)</w:t>
      </w:r>
      <w:r w:rsidR="00804EBD">
        <w:fldChar w:fldCharType="end"/>
      </w:r>
      <w:r w:rsidR="00DD15C6">
        <w:t>. The exception is PFDA</w:t>
      </w:r>
      <w:r w:rsidR="00356A81">
        <w:t xml:space="preserve"> where the</w:t>
      </w:r>
      <w:r w:rsidR="00DD15C6">
        <w:t xml:space="preserve"> most sensitive technology was </w:t>
      </w:r>
      <w:r w:rsidR="00356A81">
        <w:t xml:space="preserve">the HTPP </w:t>
      </w:r>
      <w:r w:rsidR="00DD15C6">
        <w:t xml:space="preserve">assay run in </w:t>
      </w:r>
      <w:r w:rsidR="005B45BE">
        <w:rPr>
          <w:bCs/>
        </w:rPr>
        <w:t xml:space="preserve">U-2 OS </w:t>
      </w:r>
      <w:r w:rsidR="00DD15C6">
        <w:t>osteosarcoma cells. This assay measure</w:t>
      </w:r>
      <w:r w:rsidR="005B45BE">
        <w:t>s</w:t>
      </w:r>
      <w:r w:rsidR="00DD15C6">
        <w:t xml:space="preserve"> changes in cell morphology under chemical exposure. The </w:t>
      </w:r>
      <w:r w:rsidR="00497E39">
        <w:t xml:space="preserve">BCBCR </w:t>
      </w:r>
      <w:r w:rsidR="00DD15C6">
        <w:t xml:space="preserve">values are illustrated in Figure 1. Vertical lines are drawn at </w:t>
      </w:r>
      <w:r w:rsidR="00CA151C">
        <w:t>BCBCR</w:t>
      </w:r>
      <w:r w:rsidR="00CA151C" w:rsidDel="00212D83">
        <w:t xml:space="preserve"> </w:t>
      </w:r>
      <w:r w:rsidR="00DD15C6">
        <w:t xml:space="preserve">=1 and 100. Only PFOA crosses the </w:t>
      </w:r>
      <w:r w:rsidR="00497E39">
        <w:t xml:space="preserve">BCBCR </w:t>
      </w:r>
      <w:r w:rsidR="00DD15C6">
        <w:t xml:space="preserve">=1 line and only for exposed populations (orange points). PFOA, </w:t>
      </w:r>
      <w:proofErr w:type="spellStart"/>
      <w:r w:rsidR="00DD15C6">
        <w:t>PFUnDA</w:t>
      </w:r>
      <w:proofErr w:type="spellEnd"/>
      <w:ins w:id="52" w:author="Rodan, Bruce" w:date="2023-11-13T14:33:00Z">
        <w:r w:rsidR="00411B25">
          <w:t>,</w:t>
        </w:r>
      </w:ins>
      <w:r w:rsidR="00DD15C6">
        <w:t xml:space="preserve"> and PFDA show </w:t>
      </w:r>
      <w:r w:rsidR="00497E39">
        <w:t xml:space="preserve">BCBCR </w:t>
      </w:r>
      <w:r w:rsidR="00DD15C6">
        <w:t xml:space="preserve">values between 1 and 100 for both exposed and general populations. As mentioned above, </w:t>
      </w:r>
      <w:r w:rsidR="005B45BE">
        <w:t xml:space="preserve">a </w:t>
      </w:r>
      <w:r w:rsidR="00497E39">
        <w:t xml:space="preserve">BCBCR </w:t>
      </w:r>
      <w:r w:rsidR="005B45BE">
        <w:t>of 100 is consistent with screening-level</w:t>
      </w:r>
      <w:del w:id="53" w:author="Rodan, Bruce" w:date="2023-11-13T14:33:00Z">
        <w:r w:rsidR="005B45BE" w:rsidDel="00411B25">
          <w:delText xml:space="preserve"> risk</w:delText>
        </w:r>
      </w:del>
      <w:r w:rsidR="005B45BE">
        <w:t xml:space="preserve"> assessment practices under TSCA. A</w:t>
      </w:r>
      <w:r w:rsidR="00DD15C6">
        <w:t xml:space="preserve"> full discussion of the uncertainties </w:t>
      </w:r>
      <w:r w:rsidR="005B45BE">
        <w:t xml:space="preserve">in the </w:t>
      </w:r>
      <w:r w:rsidR="00497E39">
        <w:t xml:space="preserve">BCBCR </w:t>
      </w:r>
      <w:r w:rsidR="005B45BE">
        <w:t xml:space="preserve">methods </w:t>
      </w:r>
      <w:r w:rsidR="00DD15C6">
        <w:t>is included in the ORD manuscript</w:t>
      </w:r>
      <w:r w:rsidR="005B45BE">
        <w:t xml:space="preserve"> currently under review</w:t>
      </w:r>
      <w:r w:rsidR="00DD15C6">
        <w:t>.</w:t>
      </w:r>
    </w:p>
    <w:p w14:paraId="42073DB9" w14:textId="0E0BD00C" w:rsidR="003F1665" w:rsidRDefault="003F1665" w:rsidP="003F1665">
      <w:pPr>
        <w:ind w:firstLine="0"/>
      </w:pPr>
      <w:r w:rsidRPr="003F1665">
        <w:rPr>
          <w:b/>
          <w:bCs/>
        </w:rPr>
        <w:t>Table 1</w:t>
      </w:r>
      <w:r>
        <w:t xml:space="preserve">: Chemical Level </w:t>
      </w:r>
      <w:r w:rsidRPr="00411B25">
        <w:rPr>
          <w:i/>
          <w:iCs/>
          <w:rPrChange w:id="54" w:author="Rodan, Bruce" w:date="2023-11-13T14:33:00Z">
            <w:rPr/>
          </w:rPrChange>
        </w:rPr>
        <w:t>in vitro</w:t>
      </w:r>
      <w:r>
        <w:t xml:space="preserve"> PODs in ng/</w:t>
      </w:r>
      <w:proofErr w:type="spellStart"/>
      <w:r>
        <w:t>m</w:t>
      </w:r>
      <w:r w:rsidR="00DD15C6">
        <w:t>L.</w:t>
      </w:r>
      <w:proofErr w:type="spellEnd"/>
    </w:p>
    <w:tbl>
      <w:tblPr>
        <w:tblStyle w:val="TableGrid"/>
        <w:tblW w:w="0" w:type="auto"/>
        <w:tblLook w:val="04A0" w:firstRow="1" w:lastRow="0" w:firstColumn="1" w:lastColumn="0" w:noHBand="0" w:noVBand="1"/>
      </w:tblPr>
      <w:tblGrid>
        <w:gridCol w:w="1615"/>
        <w:gridCol w:w="1620"/>
        <w:gridCol w:w="1710"/>
        <w:gridCol w:w="4405"/>
      </w:tblGrid>
      <w:tr w:rsidR="003F1665" w14:paraId="661AFA7F" w14:textId="77777777" w:rsidTr="00463D16">
        <w:tc>
          <w:tcPr>
            <w:tcW w:w="1615" w:type="dxa"/>
          </w:tcPr>
          <w:p w14:paraId="2AD7CA0F" w14:textId="77777777" w:rsidR="003F1665" w:rsidRPr="003F1665" w:rsidRDefault="003F1665" w:rsidP="00924B8D">
            <w:pPr>
              <w:ind w:firstLine="0"/>
              <w:rPr>
                <w:b/>
                <w:bCs/>
              </w:rPr>
            </w:pPr>
            <w:r w:rsidRPr="003F1665">
              <w:rPr>
                <w:b/>
                <w:bCs/>
              </w:rPr>
              <w:t>Chemical</w:t>
            </w:r>
          </w:p>
        </w:tc>
        <w:tc>
          <w:tcPr>
            <w:tcW w:w="1620" w:type="dxa"/>
          </w:tcPr>
          <w:p w14:paraId="336F71D9" w14:textId="77777777" w:rsidR="003F1665" w:rsidRPr="003F1665" w:rsidRDefault="003F1665" w:rsidP="00924B8D">
            <w:pPr>
              <w:ind w:firstLine="0"/>
              <w:rPr>
                <w:b/>
                <w:bCs/>
              </w:rPr>
            </w:pPr>
            <w:r w:rsidRPr="003F1665">
              <w:rPr>
                <w:b/>
                <w:bCs/>
              </w:rPr>
              <w:t>POD (</w:t>
            </w:r>
            <w:proofErr w:type="spellStart"/>
            <w:r w:rsidRPr="003F1665">
              <w:rPr>
                <w:b/>
                <w:bCs/>
              </w:rPr>
              <w:t>uM</w:t>
            </w:r>
            <w:proofErr w:type="spellEnd"/>
            <w:r w:rsidRPr="003F1665">
              <w:rPr>
                <w:b/>
                <w:bCs/>
              </w:rPr>
              <w:t>)</w:t>
            </w:r>
          </w:p>
        </w:tc>
        <w:tc>
          <w:tcPr>
            <w:tcW w:w="1710" w:type="dxa"/>
          </w:tcPr>
          <w:p w14:paraId="556F67D9" w14:textId="369BECF9" w:rsidR="003F1665" w:rsidRPr="003F1665" w:rsidRDefault="003F1665" w:rsidP="00924B8D">
            <w:pPr>
              <w:ind w:firstLine="0"/>
              <w:rPr>
                <w:b/>
                <w:bCs/>
              </w:rPr>
            </w:pPr>
            <w:r w:rsidRPr="003F1665">
              <w:rPr>
                <w:b/>
                <w:bCs/>
              </w:rPr>
              <w:t>PO</w:t>
            </w:r>
            <w:r w:rsidR="00463D16">
              <w:rPr>
                <w:b/>
                <w:bCs/>
              </w:rPr>
              <w:t>D</w:t>
            </w:r>
            <w:r w:rsidRPr="003F1665">
              <w:rPr>
                <w:b/>
                <w:bCs/>
              </w:rPr>
              <w:t xml:space="preserve"> (ng/mL)</w:t>
            </w:r>
          </w:p>
        </w:tc>
        <w:tc>
          <w:tcPr>
            <w:tcW w:w="4405" w:type="dxa"/>
          </w:tcPr>
          <w:p w14:paraId="2DEFDDC1" w14:textId="77777777" w:rsidR="003F1665" w:rsidRPr="003F1665" w:rsidRDefault="003F1665" w:rsidP="00924B8D">
            <w:pPr>
              <w:ind w:firstLine="0"/>
              <w:rPr>
                <w:b/>
                <w:bCs/>
              </w:rPr>
            </w:pPr>
            <w:r w:rsidRPr="003F1665">
              <w:rPr>
                <w:b/>
                <w:bCs/>
              </w:rPr>
              <w:t>Most sensitive technology</w:t>
            </w:r>
          </w:p>
        </w:tc>
      </w:tr>
      <w:tr w:rsidR="003F1665" w14:paraId="2C2EA370" w14:textId="77777777" w:rsidTr="00463D16">
        <w:tc>
          <w:tcPr>
            <w:tcW w:w="1615" w:type="dxa"/>
          </w:tcPr>
          <w:p w14:paraId="3408BB9F" w14:textId="77777777" w:rsidR="003F1665" w:rsidRDefault="003F1665" w:rsidP="00924B8D">
            <w:pPr>
              <w:ind w:firstLine="0"/>
            </w:pPr>
            <w:r>
              <w:t>PFOA</w:t>
            </w:r>
          </w:p>
        </w:tc>
        <w:tc>
          <w:tcPr>
            <w:tcW w:w="1620" w:type="dxa"/>
          </w:tcPr>
          <w:p w14:paraId="4E12824D" w14:textId="77777777" w:rsidR="003F1665" w:rsidRDefault="003F1665" w:rsidP="00924B8D">
            <w:pPr>
              <w:ind w:firstLine="0"/>
            </w:pPr>
            <w:r>
              <w:t>2.0</w:t>
            </w:r>
          </w:p>
        </w:tc>
        <w:tc>
          <w:tcPr>
            <w:tcW w:w="1710" w:type="dxa"/>
          </w:tcPr>
          <w:p w14:paraId="371D9F03" w14:textId="77777777" w:rsidR="003F1665" w:rsidRDefault="003F1665" w:rsidP="00924B8D">
            <w:pPr>
              <w:ind w:firstLine="0"/>
            </w:pPr>
            <w:r>
              <w:t>828.1</w:t>
            </w:r>
          </w:p>
        </w:tc>
        <w:tc>
          <w:tcPr>
            <w:tcW w:w="4405" w:type="dxa"/>
          </w:tcPr>
          <w:p w14:paraId="066A042B" w14:textId="78356237" w:rsidR="003F1665" w:rsidRDefault="003F1665" w:rsidP="00924B8D">
            <w:pPr>
              <w:ind w:firstLine="0"/>
            </w:pPr>
            <w:r>
              <w:t xml:space="preserve">BSK BT </w:t>
            </w:r>
            <w:r w:rsidR="00CA6792">
              <w:t>(</w:t>
            </w:r>
            <w:r w:rsidR="00CA6792" w:rsidRPr="00CA6792">
              <w:t>CD19+B cells and PBMC/anti-IgM + TCR</w:t>
            </w:r>
            <w:del w:id="55" w:author="Rodan, Bruce" w:date="2023-11-13T14:19:00Z">
              <w:r w:rsidR="00CA6792" w:rsidRPr="00CA6792" w:rsidDel="00F14D87">
                <w:delText xml:space="preserve">  </w:delText>
              </w:r>
            </w:del>
            <w:ins w:id="56" w:author="Rodan, Bruce" w:date="2023-11-13T14:19:00Z">
              <w:r w:rsidR="00F14D87">
                <w:t xml:space="preserve">  </w:t>
              </w:r>
            </w:ins>
            <w:r w:rsidR="00CA6792" w:rsidRPr="00CA6792">
              <w:t>ligands</w:t>
            </w:r>
            <w:r w:rsidR="00CA6792">
              <w:t>)</w:t>
            </w:r>
          </w:p>
        </w:tc>
      </w:tr>
      <w:tr w:rsidR="003F1665" w14:paraId="6C0C1E3C" w14:textId="77777777" w:rsidTr="00463D16">
        <w:tc>
          <w:tcPr>
            <w:tcW w:w="1615" w:type="dxa"/>
          </w:tcPr>
          <w:p w14:paraId="1440D3E9" w14:textId="77777777" w:rsidR="003F1665" w:rsidRDefault="003F1665" w:rsidP="00924B8D">
            <w:pPr>
              <w:ind w:firstLine="0"/>
            </w:pPr>
            <w:r>
              <w:t>PFDA</w:t>
            </w:r>
          </w:p>
        </w:tc>
        <w:tc>
          <w:tcPr>
            <w:tcW w:w="1620" w:type="dxa"/>
          </w:tcPr>
          <w:p w14:paraId="160E4B6B" w14:textId="77777777" w:rsidR="003F1665" w:rsidRDefault="003F1665" w:rsidP="00924B8D">
            <w:pPr>
              <w:ind w:firstLine="0"/>
            </w:pPr>
            <w:r>
              <w:t>6.1</w:t>
            </w:r>
          </w:p>
        </w:tc>
        <w:tc>
          <w:tcPr>
            <w:tcW w:w="1710" w:type="dxa"/>
          </w:tcPr>
          <w:p w14:paraId="3D6FFD12" w14:textId="77777777" w:rsidR="003F1665" w:rsidRDefault="003F1665" w:rsidP="00924B8D">
            <w:pPr>
              <w:ind w:firstLine="0"/>
            </w:pPr>
            <w:r>
              <w:t>3140.8</w:t>
            </w:r>
          </w:p>
        </w:tc>
        <w:tc>
          <w:tcPr>
            <w:tcW w:w="4405" w:type="dxa"/>
          </w:tcPr>
          <w:p w14:paraId="0C4C7408" w14:textId="77777777" w:rsidR="003F1665" w:rsidRDefault="003F1665" w:rsidP="00924B8D">
            <w:pPr>
              <w:ind w:firstLine="0"/>
            </w:pPr>
            <w:r>
              <w:t>HTTP U2OS Osteosarcoma cells</w:t>
            </w:r>
          </w:p>
        </w:tc>
      </w:tr>
      <w:tr w:rsidR="003F1665" w14:paraId="21E51C38" w14:textId="77777777" w:rsidTr="00463D16">
        <w:tc>
          <w:tcPr>
            <w:tcW w:w="1615" w:type="dxa"/>
          </w:tcPr>
          <w:p w14:paraId="27F0E101" w14:textId="77777777" w:rsidR="003F1665" w:rsidRDefault="003F1665" w:rsidP="00924B8D">
            <w:pPr>
              <w:ind w:firstLine="0"/>
            </w:pPr>
            <w:r>
              <w:t>PFNA</w:t>
            </w:r>
          </w:p>
        </w:tc>
        <w:tc>
          <w:tcPr>
            <w:tcW w:w="1620" w:type="dxa"/>
          </w:tcPr>
          <w:p w14:paraId="5EF4AAEB" w14:textId="77777777" w:rsidR="003F1665" w:rsidRDefault="003F1665" w:rsidP="00924B8D">
            <w:pPr>
              <w:ind w:firstLine="0"/>
            </w:pPr>
            <w:r>
              <w:t>2.0</w:t>
            </w:r>
          </w:p>
        </w:tc>
        <w:tc>
          <w:tcPr>
            <w:tcW w:w="1710" w:type="dxa"/>
          </w:tcPr>
          <w:p w14:paraId="6B4DE51E" w14:textId="77777777" w:rsidR="003F1665" w:rsidRDefault="003F1665" w:rsidP="00924B8D">
            <w:pPr>
              <w:ind w:firstLine="0"/>
            </w:pPr>
            <w:r>
              <w:t>928.2</w:t>
            </w:r>
          </w:p>
        </w:tc>
        <w:tc>
          <w:tcPr>
            <w:tcW w:w="4405" w:type="dxa"/>
          </w:tcPr>
          <w:p w14:paraId="265B9162" w14:textId="172B4049" w:rsidR="003F1665" w:rsidRDefault="003F1665" w:rsidP="00924B8D">
            <w:pPr>
              <w:ind w:firstLine="0"/>
            </w:pPr>
            <w:r>
              <w:t xml:space="preserve">BSK KF3CT </w:t>
            </w:r>
            <w:r w:rsidR="00CA6792">
              <w:t>(</w:t>
            </w:r>
            <w:r w:rsidR="00CA6792" w:rsidRPr="00CA6792">
              <w:t xml:space="preserve">keratinocytes and dermal fibroblasts/IL-1β, TNFα and </w:t>
            </w:r>
            <w:proofErr w:type="spellStart"/>
            <w:r w:rsidR="00CA6792" w:rsidRPr="00CA6792">
              <w:t>IFNγ</w:t>
            </w:r>
            <w:proofErr w:type="spellEnd"/>
            <w:r w:rsidR="00CA6792">
              <w:t>)</w:t>
            </w:r>
          </w:p>
        </w:tc>
      </w:tr>
      <w:tr w:rsidR="003F1665" w14:paraId="36CF4841" w14:textId="77777777" w:rsidTr="00463D16">
        <w:tc>
          <w:tcPr>
            <w:tcW w:w="1615" w:type="dxa"/>
          </w:tcPr>
          <w:p w14:paraId="6D784BFC" w14:textId="77777777" w:rsidR="003F1665" w:rsidRDefault="003F1665" w:rsidP="00924B8D">
            <w:pPr>
              <w:ind w:firstLine="0"/>
            </w:pPr>
            <w:proofErr w:type="spellStart"/>
            <w:r>
              <w:t>PFUnDA</w:t>
            </w:r>
            <w:proofErr w:type="spellEnd"/>
          </w:p>
        </w:tc>
        <w:tc>
          <w:tcPr>
            <w:tcW w:w="1620" w:type="dxa"/>
          </w:tcPr>
          <w:p w14:paraId="3B07F2DD" w14:textId="77777777" w:rsidR="003F1665" w:rsidRDefault="003F1665" w:rsidP="00924B8D">
            <w:pPr>
              <w:ind w:firstLine="0"/>
            </w:pPr>
            <w:r>
              <w:t>0.6</w:t>
            </w:r>
          </w:p>
        </w:tc>
        <w:tc>
          <w:tcPr>
            <w:tcW w:w="1710" w:type="dxa"/>
          </w:tcPr>
          <w:p w14:paraId="3AFCECEA" w14:textId="77777777" w:rsidR="003F1665" w:rsidRDefault="003F1665" w:rsidP="00924B8D">
            <w:pPr>
              <w:ind w:firstLine="0"/>
            </w:pPr>
            <w:r>
              <w:t>310.3</w:t>
            </w:r>
          </w:p>
        </w:tc>
        <w:tc>
          <w:tcPr>
            <w:tcW w:w="4405" w:type="dxa"/>
          </w:tcPr>
          <w:p w14:paraId="1419A4AD" w14:textId="144DE6D6" w:rsidR="003F1665" w:rsidRDefault="003F1665" w:rsidP="00924B8D">
            <w:pPr>
              <w:ind w:firstLine="0"/>
            </w:pPr>
            <w:r>
              <w:t xml:space="preserve">BSK LPS </w:t>
            </w:r>
            <w:r w:rsidR="00CA6792">
              <w:t>(</w:t>
            </w:r>
            <w:r w:rsidR="00CA6792" w:rsidRPr="00CA6792">
              <w:t>PBMC and HUVEC/LPS</w:t>
            </w:r>
            <w:r w:rsidR="00CA6792">
              <w:t>)</w:t>
            </w:r>
          </w:p>
        </w:tc>
      </w:tr>
      <w:tr w:rsidR="003F1665" w14:paraId="2347DEF6" w14:textId="77777777" w:rsidTr="00463D16">
        <w:tc>
          <w:tcPr>
            <w:tcW w:w="1615" w:type="dxa"/>
          </w:tcPr>
          <w:p w14:paraId="4913C36C" w14:textId="77777777" w:rsidR="003F1665" w:rsidRDefault="003F1665" w:rsidP="00924B8D">
            <w:pPr>
              <w:ind w:firstLine="0"/>
            </w:pPr>
            <w:proofErr w:type="spellStart"/>
            <w:r>
              <w:t>PFTeDA</w:t>
            </w:r>
            <w:proofErr w:type="spellEnd"/>
          </w:p>
        </w:tc>
        <w:tc>
          <w:tcPr>
            <w:tcW w:w="1620" w:type="dxa"/>
          </w:tcPr>
          <w:p w14:paraId="163CEFF6" w14:textId="77777777" w:rsidR="003F1665" w:rsidRDefault="003F1665" w:rsidP="00924B8D">
            <w:pPr>
              <w:ind w:firstLine="0"/>
            </w:pPr>
            <w:r>
              <w:t>0.7</w:t>
            </w:r>
          </w:p>
        </w:tc>
        <w:tc>
          <w:tcPr>
            <w:tcW w:w="1710" w:type="dxa"/>
          </w:tcPr>
          <w:p w14:paraId="3ACE6F28" w14:textId="7DBA9BC4" w:rsidR="003F1665" w:rsidRDefault="00932500" w:rsidP="00924B8D">
            <w:pPr>
              <w:ind w:firstLine="0"/>
            </w:pPr>
            <w:r>
              <w:t>500.0</w:t>
            </w:r>
          </w:p>
        </w:tc>
        <w:tc>
          <w:tcPr>
            <w:tcW w:w="4405" w:type="dxa"/>
          </w:tcPr>
          <w:p w14:paraId="1C8B339D" w14:textId="0843FFDC" w:rsidR="003F1665" w:rsidRDefault="003F1665" w:rsidP="00924B8D">
            <w:pPr>
              <w:ind w:firstLine="0"/>
            </w:pPr>
            <w:r>
              <w:t xml:space="preserve">BSK 4H </w:t>
            </w:r>
            <w:r w:rsidR="00CA6792">
              <w:t>(</w:t>
            </w:r>
            <w:r w:rsidR="00CA6792" w:rsidRPr="00CA6792">
              <w:t>HUVEC/IL-4 and histamine</w:t>
            </w:r>
            <w:r w:rsidR="00CA6792">
              <w:t>)</w:t>
            </w:r>
          </w:p>
        </w:tc>
      </w:tr>
    </w:tbl>
    <w:p w14:paraId="17413D70" w14:textId="77777777" w:rsidR="003F1665" w:rsidRDefault="003F1665" w:rsidP="003F1665">
      <w:pPr>
        <w:ind w:firstLine="0"/>
      </w:pPr>
    </w:p>
    <w:p w14:paraId="0C3A59F6" w14:textId="4CF84A4F" w:rsidR="00932500" w:rsidRDefault="00497E39" w:rsidP="00932500">
      <w:pPr>
        <w:ind w:firstLine="0"/>
        <w:jc w:val="center"/>
      </w:pPr>
      <w:r w:rsidRPr="00497E39">
        <w:rPr>
          <w:noProof/>
        </w:rPr>
        <w:lastRenderedPageBreak/>
        <w:t xml:space="preserve"> </w:t>
      </w:r>
      <w:r w:rsidRPr="00497E39">
        <w:rPr>
          <w:noProof/>
        </w:rPr>
        <w:drawing>
          <wp:inline distT="0" distB="0" distL="0" distR="0" wp14:anchorId="123B15E6" wp14:editId="1CCF7578">
            <wp:extent cx="3886200" cy="3208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0037" cy="3219614"/>
                    </a:xfrm>
                    <a:prstGeom prst="rect">
                      <a:avLst/>
                    </a:prstGeom>
                  </pic:spPr>
                </pic:pic>
              </a:graphicData>
            </a:graphic>
          </wp:inline>
        </w:drawing>
      </w:r>
    </w:p>
    <w:p w14:paraId="5A1EDBFC" w14:textId="74AC9207" w:rsidR="00932500" w:rsidRDefault="00932500" w:rsidP="00932500">
      <w:pPr>
        <w:ind w:firstLine="0"/>
      </w:pPr>
      <w:r w:rsidRPr="00932500">
        <w:rPr>
          <w:b/>
          <w:bCs/>
        </w:rPr>
        <w:t>Figure 1</w:t>
      </w:r>
      <w:r>
        <w:t>:</w:t>
      </w:r>
      <w:r w:rsidRPr="00932500">
        <w:t xml:space="preserve"> </w:t>
      </w:r>
      <w:r w:rsidR="00497E39">
        <w:t xml:space="preserve">BCBCR </w:t>
      </w:r>
      <w:r w:rsidRPr="24CC6B56">
        <w:t xml:space="preserve">values as a function of chemical and population. Each point is one population-metric value for one chemical. Points colored orange are from exposed populations and those colored blue are from general populations. </w:t>
      </w:r>
      <w:r>
        <w:t xml:space="preserve">The box and whiskers indicate the inner quartiles and 1.5 times the IQR, respectively. The open circles are points outside 1.5 times IQR. </w:t>
      </w:r>
    </w:p>
    <w:p w14:paraId="6A39167A" w14:textId="6CEA4376" w:rsidR="00932500" w:rsidRDefault="00932500" w:rsidP="00C060CA">
      <w:pPr>
        <w:ind w:firstLine="0"/>
      </w:pPr>
    </w:p>
    <w:p w14:paraId="495FB60B" w14:textId="1B6AFCAC" w:rsidR="00C060CA" w:rsidRDefault="005147D9" w:rsidP="00CB49BE">
      <w:pPr>
        <w:pStyle w:val="Heading1"/>
        <w:ind w:firstLine="0"/>
      </w:pPr>
      <w:r>
        <w:t>Summary</w:t>
      </w:r>
    </w:p>
    <w:p w14:paraId="799C32F6" w14:textId="0032D77E" w:rsidR="00932500" w:rsidRPr="00932500" w:rsidRDefault="00643EB6" w:rsidP="00B121FA">
      <w:pPr>
        <w:ind w:firstLine="0"/>
      </w:pPr>
      <w:r>
        <w:t>Here</w:t>
      </w:r>
      <w:r w:rsidR="005B45BE">
        <w:t>,</w:t>
      </w:r>
      <w:r>
        <w:t xml:space="preserve"> we have briefly summarized </w:t>
      </w:r>
      <w:r w:rsidR="005B45BE">
        <w:t xml:space="preserve">a </w:t>
      </w:r>
      <w:r w:rsidR="00497E39">
        <w:t xml:space="preserve">BCBCR </w:t>
      </w:r>
      <w:r>
        <w:t xml:space="preserve">analysis for a set of 5 PFAS of interest to OPPT. A key finding is that three of the five show </w:t>
      </w:r>
      <w:r w:rsidR="00CA151C">
        <w:t>BCBCR</w:t>
      </w:r>
      <w:r w:rsidR="00CA151C" w:rsidDel="00212D83">
        <w:t xml:space="preserve"> </w:t>
      </w:r>
      <w:r>
        <w:t xml:space="preserve">values &lt;100, for both exposed and general populations. This indicates that, within the uncertainty of this approach, general populations have blood levels high enough to cause </w:t>
      </w:r>
      <w:r w:rsidR="005B45BE">
        <w:t xml:space="preserve">potential </w:t>
      </w:r>
      <w:r>
        <w:t xml:space="preserve">biological </w:t>
      </w:r>
      <w:r w:rsidR="00256C68">
        <w:t>changes</w:t>
      </w:r>
      <w:r w:rsidR="005B45BE">
        <w:t xml:space="preserve">. </w:t>
      </w:r>
      <w:r w:rsidR="00F70FEC">
        <w:t>A</w:t>
      </w:r>
      <w:r w:rsidR="00256C68">
        <w:t>lthough</w:t>
      </w:r>
      <w:r>
        <w:t xml:space="preserve"> it is not clear what the linkage is between the </w:t>
      </w:r>
      <w:r w:rsidR="00356A81">
        <w:t xml:space="preserve">measured </w:t>
      </w:r>
      <w:r>
        <w:t xml:space="preserve">bioactivity and </w:t>
      </w:r>
      <w:r w:rsidR="00F70FEC">
        <w:t xml:space="preserve">specific toxicological endpoints at the tissue and organ level, previous studies have demonstrated that </w:t>
      </w:r>
      <w:r w:rsidR="00F70FEC">
        <w:rPr>
          <w:i/>
          <w:iCs/>
        </w:rPr>
        <w:t>in vitro</w:t>
      </w:r>
      <w:r w:rsidR="00F70FEC">
        <w:t xml:space="preserve"> bioactivity generally provides a conservative (i.e., lower) estimate of the dose that causes adverse effects in traditional animal-based toxicity studies</w:t>
      </w:r>
      <w:r w:rsidR="00497E39">
        <w:t xml:space="preserve"> </w:t>
      </w:r>
      <w:r w:rsidR="00497E39">
        <w:fldChar w:fldCharType="begin">
          <w:fldData xml:space="preserve">PEVuZE5vdGU+PENpdGU+PEF1dGhvcj5QYXVsLUZyaWVkbWFuPC9BdXRob3I+PFllYXI+MjAyMDwv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</w:fldData>
        </w:fldChar>
      </w:r>
      <w:r w:rsidR="00497E39">
        <w:instrText xml:space="preserve"> ADDIN EN.CITE </w:instrText>
      </w:r>
      <w:r w:rsidR="00497E39">
        <w:fldChar w:fldCharType="begin">
          <w:fldData xml:space="preserve">PEVuZE5vdGU+PENpdGU+PEF1dGhvcj5QYXVsLUZyaWVkbWFuPC9BdXRob3I+PFllYXI+MjAyMDwv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</w:fldData>
        </w:fldChar>
      </w:r>
      <w:r w:rsidR="00497E39">
        <w:instrText xml:space="preserve"> ADDIN EN.CITE.DATA </w:instrText>
      </w:r>
      <w:r w:rsidR="00497E39">
        <w:fldChar w:fldCharType="end"/>
      </w:r>
      <w:r w:rsidR="00497E39">
        <w:fldChar w:fldCharType="separate"/>
      </w:r>
      <w:r w:rsidR="00497E39">
        <w:rPr>
          <w:noProof/>
        </w:rPr>
        <w:t>(Paul-Friedman, Gagne et al. 2020)</w:t>
      </w:r>
      <w:r w:rsidR="00497E39">
        <w:fldChar w:fldCharType="end"/>
      </w:r>
      <w:r>
        <w:t xml:space="preserve">. </w:t>
      </w:r>
    </w:p>
    <w:p w14:paraId="61AAF2F0" w14:textId="595A230C" w:rsidR="00932500" w:rsidRDefault="00932500" w:rsidP="00932500">
      <w:pPr>
        <w:pStyle w:val="Heading1"/>
        <w:ind w:firstLine="0"/>
      </w:pPr>
      <w:r>
        <w:lastRenderedPageBreak/>
        <w:t>References</w:t>
      </w:r>
    </w:p>
    <w:p w14:paraId="29D2670D" w14:textId="77777777" w:rsidR="00463D16" w:rsidRPr="00463D16" w:rsidRDefault="00932500" w:rsidP="00463D16">
      <w:pPr>
        <w:pStyle w:val="EndNoteBibliography"/>
        <w:spacing w:after="0"/>
        <w:ind w:left="720" w:hanging="720"/>
      </w:pPr>
      <w:r>
        <w:fldChar w:fldCharType="begin"/>
      </w:r>
      <w:r>
        <w:instrText xml:space="preserve"> ADDIN EN.REFLIST </w:instrText>
      </w:r>
      <w:r>
        <w:fldChar w:fldCharType="separate"/>
      </w:r>
      <w:r w:rsidR="00463D16" w:rsidRPr="00463D16">
        <w:t xml:space="preserve">Berg, E. L. (2017). "Phenotypic chemical biology for predicting safety and efficacy." </w:t>
      </w:r>
      <w:r w:rsidR="00463D16" w:rsidRPr="00463D16">
        <w:rPr>
          <w:u w:val="single"/>
        </w:rPr>
        <w:t>Drug Discov Today Technol</w:t>
      </w:r>
      <w:r w:rsidR="00463D16" w:rsidRPr="00463D16">
        <w:t xml:space="preserve"> </w:t>
      </w:r>
      <w:r w:rsidR="00463D16" w:rsidRPr="00463D16">
        <w:rPr>
          <w:b/>
        </w:rPr>
        <w:t>23</w:t>
      </w:r>
      <w:r w:rsidR="00463D16" w:rsidRPr="00463D16">
        <w:t>: 53-60.</w:t>
      </w:r>
    </w:p>
    <w:p w14:paraId="1B9A6B8A" w14:textId="77777777" w:rsidR="00463D16" w:rsidRPr="00463D16" w:rsidRDefault="00463D16" w:rsidP="00463D16">
      <w:pPr>
        <w:pStyle w:val="EndNoteBibliography"/>
        <w:spacing w:after="0"/>
        <w:ind w:left="720" w:hanging="720"/>
      </w:pPr>
      <w:r w:rsidRPr="00463D16">
        <w:t xml:space="preserve">Berg, E. L., E. J. Kunkel and E. Hytopoulos (2005). "Biological complexity and drug discovery: a practical systems biology approach." </w:t>
      </w:r>
      <w:r w:rsidRPr="00463D16">
        <w:rPr>
          <w:u w:val="single"/>
        </w:rPr>
        <w:t>Syst Biol (Stevenage)</w:t>
      </w:r>
      <w:r w:rsidRPr="00463D16">
        <w:t xml:space="preserve"> </w:t>
      </w:r>
      <w:r w:rsidRPr="00463D16">
        <w:rPr>
          <w:b/>
        </w:rPr>
        <w:t>152</w:t>
      </w:r>
      <w:r w:rsidRPr="00463D16">
        <w:t>(4): 201-206.</w:t>
      </w:r>
    </w:p>
    <w:p w14:paraId="4C84575E" w14:textId="77777777" w:rsidR="00463D16" w:rsidRPr="00463D16" w:rsidRDefault="00463D16" w:rsidP="00463D16">
      <w:pPr>
        <w:pStyle w:val="EndNoteBibliography"/>
        <w:spacing w:after="0"/>
        <w:ind w:left="720" w:hanging="720"/>
      </w:pPr>
      <w:r w:rsidRPr="00463D16">
        <w:t xml:space="preserve">Bray, M. A., S. Singh, H. Han, C. T. Davis, B. Borgeson, C. Hartland, M. Kost-Alimova, S. M. Gustafsdottir, C. C. Gibson and A. E. Carpenter (2016). "Cell Painting, a high-content image-based assay for morphological profiling using multiplexed fluorescent dyes." </w:t>
      </w:r>
      <w:r w:rsidRPr="00463D16">
        <w:rPr>
          <w:u w:val="single"/>
        </w:rPr>
        <w:t>Nat Protoc</w:t>
      </w:r>
      <w:r w:rsidRPr="00463D16">
        <w:t xml:space="preserve"> </w:t>
      </w:r>
      <w:r w:rsidRPr="00463D16">
        <w:rPr>
          <w:b/>
        </w:rPr>
        <w:t>11</w:t>
      </w:r>
      <w:r w:rsidRPr="00463D16">
        <w:t>(9): 1757-1774.</w:t>
      </w:r>
    </w:p>
    <w:p w14:paraId="0787A75F" w14:textId="77777777" w:rsidR="00463D16" w:rsidRPr="00463D16" w:rsidRDefault="00463D16" w:rsidP="00463D16">
      <w:pPr>
        <w:pStyle w:val="EndNoteBibliography"/>
        <w:spacing w:after="0"/>
        <w:ind w:left="720" w:hanging="720"/>
      </w:pPr>
      <w:r w:rsidRPr="00463D16">
        <w:t xml:space="preserve">Carstens, K. E., T. Freudenrich, K. Wallace, S. Choo, A. Carpenter, M. Smeltz, M. S. Clifton, W. M. Henderson, A. M. Richard, G. Patlewicz, B. A. Wetmore, K. Paul Friedman and T. Shafer (2023). "Evaluation of Per- and Polyfluoroalkyl Substances (PFAS) In Vitro Toxicity Testing for Developmental Neurotoxicity." </w:t>
      </w:r>
      <w:r w:rsidRPr="00463D16">
        <w:rPr>
          <w:u w:val="single"/>
        </w:rPr>
        <w:t>Chem Res Toxicol</w:t>
      </w:r>
      <w:r w:rsidRPr="00463D16">
        <w:t xml:space="preserve"> </w:t>
      </w:r>
      <w:r w:rsidRPr="00463D16">
        <w:rPr>
          <w:b/>
        </w:rPr>
        <w:t>36</w:t>
      </w:r>
      <w:r w:rsidRPr="00463D16">
        <w:t>(3): 402-419.</w:t>
      </w:r>
    </w:p>
    <w:p w14:paraId="23DB15C3" w14:textId="77777777" w:rsidR="00463D16" w:rsidRPr="00463D16" w:rsidRDefault="00463D16" w:rsidP="00463D16">
      <w:pPr>
        <w:pStyle w:val="EndNoteBibliography"/>
        <w:spacing w:after="0"/>
        <w:ind w:left="720" w:hanging="720"/>
      </w:pPr>
      <w:r w:rsidRPr="00463D16">
        <w:t xml:space="preserve">Deal, S., J. Wambaugh, R. Judson, S. Mosher, N. Radio, K. Houck and S. Padilla (2016). "Development of a quantitative morphological assessment of toxicant-treated zebrafish larvae using brightfield imaging and high-content analysis." </w:t>
      </w:r>
      <w:r w:rsidRPr="00463D16">
        <w:rPr>
          <w:u w:val="single"/>
        </w:rPr>
        <w:t>J Appl Toxicol</w:t>
      </w:r>
      <w:r w:rsidRPr="00463D16">
        <w:t xml:space="preserve"> </w:t>
      </w:r>
      <w:r w:rsidRPr="00463D16">
        <w:rPr>
          <w:b/>
        </w:rPr>
        <w:t>36</w:t>
      </w:r>
      <w:r w:rsidRPr="00463D16">
        <w:t>(9): 1214-1222.</w:t>
      </w:r>
    </w:p>
    <w:p w14:paraId="6C04851E" w14:textId="77777777" w:rsidR="00463D16" w:rsidRPr="00463D16" w:rsidRDefault="00463D16" w:rsidP="00463D16">
      <w:pPr>
        <w:pStyle w:val="EndNoteBibliography"/>
        <w:spacing w:after="0"/>
        <w:ind w:left="720" w:hanging="720"/>
      </w:pPr>
      <w:r w:rsidRPr="00463D16">
        <w:t xml:space="preserve">Harrill, J. A., L. J. Everett, D. E. Haggard, T. Sheffield, J. L. Bundy, C. M. Willis, R. S. Thomas, I. Shah and R. S. Judson (2021). "High-Throughput Transcriptomics Platform for Screening Environmental Chemicals." </w:t>
      </w:r>
      <w:r w:rsidRPr="00463D16">
        <w:rPr>
          <w:u w:val="single"/>
        </w:rPr>
        <w:t>Toxicol Sci</w:t>
      </w:r>
      <w:r w:rsidRPr="00463D16">
        <w:t xml:space="preserve"> </w:t>
      </w:r>
      <w:r w:rsidRPr="00463D16">
        <w:rPr>
          <w:b/>
        </w:rPr>
        <w:t>181</w:t>
      </w:r>
      <w:r w:rsidRPr="00463D16">
        <w:t>(1): 68-89.</w:t>
      </w:r>
    </w:p>
    <w:p w14:paraId="75F1674D" w14:textId="77777777" w:rsidR="00463D16" w:rsidRPr="00463D16" w:rsidRDefault="00463D16" w:rsidP="00463D16">
      <w:pPr>
        <w:pStyle w:val="EndNoteBibliography"/>
        <w:spacing w:after="0"/>
        <w:ind w:left="720" w:hanging="720"/>
      </w:pPr>
      <w:r w:rsidRPr="00463D16">
        <w:t xml:space="preserve">Houck, K. A., K. P. Friedman, M. Feshuk, G. Patlewicz, M. Smeltz, M. S. Clifton, B. A. Wetmore, S. Velichko, A. Berenyi and E. L. Berg (2023). "Evaluation of 147 perfluoroalkyl substances for immunotoxic and other (patho)physiological activities through phenotypic screening of human primary cells." </w:t>
      </w:r>
      <w:r w:rsidRPr="00463D16">
        <w:rPr>
          <w:u w:val="single"/>
        </w:rPr>
        <w:t>ALTEX</w:t>
      </w:r>
      <w:r w:rsidRPr="00463D16">
        <w:t xml:space="preserve"> </w:t>
      </w:r>
      <w:r w:rsidRPr="00463D16">
        <w:rPr>
          <w:b/>
        </w:rPr>
        <w:t>40</w:t>
      </w:r>
      <w:r w:rsidRPr="00463D16">
        <w:t>(2): 248-270.</w:t>
      </w:r>
    </w:p>
    <w:p w14:paraId="66917A2B" w14:textId="77777777" w:rsidR="00463D16" w:rsidRPr="00463D16" w:rsidRDefault="00463D16" w:rsidP="00463D16">
      <w:pPr>
        <w:pStyle w:val="EndNoteBibliography"/>
        <w:spacing w:after="0"/>
        <w:ind w:left="720" w:hanging="720"/>
      </w:pPr>
      <w:r w:rsidRPr="00463D16">
        <w:t xml:space="preserve">Houck, K. A., G. Patlewicz, A. M. Richard, A. J. Williams, M. A. Shobair, M. Smeltz, M. S. Clifton, B. Wetmore, A. Medvedev and S. Makarov (2021). "Bioactivity profiling of per- and polyfluoroalkyl substances (PFAS) identifies potential toxicity pathways related to molecular structure." </w:t>
      </w:r>
      <w:r w:rsidRPr="00463D16">
        <w:rPr>
          <w:u w:val="single"/>
        </w:rPr>
        <w:t>Toxicology</w:t>
      </w:r>
      <w:r w:rsidRPr="00463D16">
        <w:t xml:space="preserve"> </w:t>
      </w:r>
      <w:r w:rsidRPr="00463D16">
        <w:rPr>
          <w:b/>
        </w:rPr>
        <w:t>457</w:t>
      </w:r>
      <w:r w:rsidRPr="00463D16">
        <w:t>: 152789.</w:t>
      </w:r>
    </w:p>
    <w:p w14:paraId="0D752033" w14:textId="77777777" w:rsidR="00463D16" w:rsidRPr="00463D16" w:rsidRDefault="00463D16" w:rsidP="00463D16">
      <w:pPr>
        <w:pStyle w:val="EndNoteBibliography"/>
        <w:spacing w:after="0"/>
        <w:ind w:left="720" w:hanging="720"/>
      </w:pPr>
      <w:r w:rsidRPr="00463D16">
        <w:t xml:space="preserve">Kleinstreuer, N. C., J. Yang, E. L. Berg, T. B. Knudsen, A. M. Richard, M. T. Martin, D. M. Reif, R. S. Judson, M. Polokoff, D. J. Dix, R. J. Kavlock and K. A. Houck (2014). "Phenotypic screening of the ToxCast chemical library to classify toxic and therapeutic mechanisms." </w:t>
      </w:r>
      <w:r w:rsidRPr="00463D16">
        <w:rPr>
          <w:u w:val="single"/>
        </w:rPr>
        <w:t>Nat Biotechnol</w:t>
      </w:r>
      <w:r w:rsidRPr="00463D16">
        <w:t xml:space="preserve"> </w:t>
      </w:r>
      <w:r w:rsidRPr="00463D16">
        <w:rPr>
          <w:b/>
        </w:rPr>
        <w:t>32</w:t>
      </w:r>
      <w:r w:rsidRPr="00463D16">
        <w:t>(6): 583-591.</w:t>
      </w:r>
    </w:p>
    <w:p w14:paraId="73BBE7E4" w14:textId="77777777" w:rsidR="00463D16" w:rsidRPr="00463D16" w:rsidRDefault="00463D16" w:rsidP="00463D16">
      <w:pPr>
        <w:pStyle w:val="EndNoteBibliography"/>
        <w:spacing w:after="0"/>
        <w:ind w:left="720" w:hanging="720"/>
      </w:pPr>
      <w:r w:rsidRPr="00463D16">
        <w:t xml:space="preserve">Montano, M., E. Cocco, C. Guignard, G. Marsh, L. Hoffmann, A. Bergman, A. C. Gutleb and A. J. Murk (2012). "New approaches to assess the transthyretin binding capacity of bioactivated thyroid hormone disruptors." </w:t>
      </w:r>
      <w:r w:rsidRPr="00463D16">
        <w:rPr>
          <w:u w:val="single"/>
        </w:rPr>
        <w:t>Toxicol Sci</w:t>
      </w:r>
      <w:r w:rsidRPr="00463D16">
        <w:t xml:space="preserve"> </w:t>
      </w:r>
      <w:r w:rsidRPr="00463D16">
        <w:rPr>
          <w:b/>
        </w:rPr>
        <w:t>130</w:t>
      </w:r>
      <w:r w:rsidRPr="00463D16">
        <w:t>(1): 94-105.</w:t>
      </w:r>
    </w:p>
    <w:p w14:paraId="06BEFE26" w14:textId="77777777" w:rsidR="00463D16" w:rsidRPr="00463D16" w:rsidRDefault="00463D16" w:rsidP="00463D16">
      <w:pPr>
        <w:pStyle w:val="EndNoteBibliography"/>
        <w:spacing w:after="0"/>
        <w:ind w:left="720" w:hanging="720"/>
      </w:pPr>
      <w:r w:rsidRPr="00463D16">
        <w:t xml:space="preserve">Nyffeler, J., D. E. Haggard, C. Willis, R. W. Setzer, R. Judson, K. Paul-Friedman, L. J. Everett and J. A. Harrill (2021). "Comparison of Approaches for Determining Bioactivity Hits from High-Dimensional Profiling Data." </w:t>
      </w:r>
      <w:r w:rsidRPr="00463D16">
        <w:rPr>
          <w:u w:val="single"/>
        </w:rPr>
        <w:t>SLAS Discov</w:t>
      </w:r>
      <w:r w:rsidRPr="00463D16">
        <w:t xml:space="preserve"> </w:t>
      </w:r>
      <w:r w:rsidRPr="00463D16">
        <w:rPr>
          <w:b/>
        </w:rPr>
        <w:t>26</w:t>
      </w:r>
      <w:r w:rsidRPr="00463D16">
        <w:t>(2): 292-308.</w:t>
      </w:r>
    </w:p>
    <w:p w14:paraId="625888C9" w14:textId="77777777" w:rsidR="00463D16" w:rsidRPr="00463D16" w:rsidRDefault="00463D16" w:rsidP="00463D16">
      <w:pPr>
        <w:pStyle w:val="EndNoteBibliography"/>
        <w:spacing w:after="0"/>
        <w:ind w:left="720" w:hanging="720"/>
      </w:pPr>
      <w:r w:rsidRPr="00463D16">
        <w:t xml:space="preserve">Nyffeler, J., C. Willis, R. Lougee, A. Richard, K. Paul-Friedman and J. A. Harrill (2020). "Bioactivity screening of environmental chemicals using imaging-based high-throughput phenotypic profiling." </w:t>
      </w:r>
      <w:r w:rsidRPr="00463D16">
        <w:rPr>
          <w:u w:val="single"/>
        </w:rPr>
        <w:t>Toxicol Appl Pharmacol</w:t>
      </w:r>
      <w:r w:rsidRPr="00463D16">
        <w:t xml:space="preserve"> </w:t>
      </w:r>
      <w:r w:rsidRPr="00463D16">
        <w:rPr>
          <w:b/>
        </w:rPr>
        <w:t>389</w:t>
      </w:r>
      <w:r w:rsidRPr="00463D16">
        <w:t>: 114876.</w:t>
      </w:r>
    </w:p>
    <w:p w14:paraId="604A4457" w14:textId="77777777" w:rsidR="00463D16" w:rsidRPr="00463D16" w:rsidRDefault="00463D16" w:rsidP="00463D16">
      <w:pPr>
        <w:pStyle w:val="EndNoteBibliography"/>
        <w:spacing w:after="0"/>
        <w:ind w:left="720" w:hanging="720"/>
      </w:pPr>
      <w:r w:rsidRPr="00463D16">
        <w:t xml:space="preserve">Olker, J. H., J. J. Korte, J. S. Denny, P. C. Hartig, M. C. Cardon, C. N. Knutsen, P. M. Kent, J. P. Christensen, S. J. Degitz and M. W. Hornung (2019). "Screening the ToxCast Phase 1, Phase 2, and e1k Chemical Libraries for Inhibitors of Iodothyronine Deiodinases." </w:t>
      </w:r>
      <w:r w:rsidRPr="00463D16">
        <w:rPr>
          <w:u w:val="single"/>
        </w:rPr>
        <w:t>Toxicol Sci</w:t>
      </w:r>
      <w:r w:rsidRPr="00463D16">
        <w:t xml:space="preserve"> </w:t>
      </w:r>
      <w:r w:rsidRPr="00463D16">
        <w:rPr>
          <w:b/>
        </w:rPr>
        <w:t>168</w:t>
      </w:r>
      <w:r w:rsidRPr="00463D16">
        <w:t>(2): 430-442.</w:t>
      </w:r>
    </w:p>
    <w:p w14:paraId="4939CDD5" w14:textId="77777777" w:rsidR="00463D16" w:rsidRPr="00463D16" w:rsidRDefault="00463D16" w:rsidP="00463D16">
      <w:pPr>
        <w:pStyle w:val="EndNoteBibliography"/>
        <w:spacing w:after="0"/>
        <w:ind w:left="720" w:hanging="720"/>
      </w:pPr>
      <w:r w:rsidRPr="00463D16">
        <w:lastRenderedPageBreak/>
        <w:t xml:space="preserve">Olker, J. H., J. J. Korte, J. S. Denny, J. T. Haselman, P. C. Hartig, M. C. Cardon, M. W. Hornung and S. J. Degitz (2021). "In vitro screening for chemical inhibition of the iodide recycling enzyme, iodotyrosine deiodinase." </w:t>
      </w:r>
      <w:r w:rsidRPr="00463D16">
        <w:rPr>
          <w:u w:val="single"/>
        </w:rPr>
        <w:t>Toxicol In Vitro</w:t>
      </w:r>
      <w:r w:rsidRPr="00463D16">
        <w:t xml:space="preserve"> </w:t>
      </w:r>
      <w:r w:rsidRPr="00463D16">
        <w:rPr>
          <w:b/>
        </w:rPr>
        <w:t>71</w:t>
      </w:r>
      <w:r w:rsidRPr="00463D16">
        <w:t>: 105073.</w:t>
      </w:r>
    </w:p>
    <w:p w14:paraId="638DFD46" w14:textId="77777777" w:rsidR="00463D16" w:rsidRPr="00463D16" w:rsidRDefault="00463D16" w:rsidP="00463D16">
      <w:pPr>
        <w:pStyle w:val="EndNoteBibliography"/>
        <w:spacing w:after="0"/>
        <w:ind w:left="720" w:hanging="720"/>
      </w:pPr>
      <w:r w:rsidRPr="00463D16">
        <w:t xml:space="preserve">Paul-Friedman, K., M. Gagne, L. H. Loo, P. Karamertzanis, T. Netzeva, T. Sobanski, J. A. Franzosa, A. M. Richard, R. R. Lougee, A. Gissi, J. J. Lee, M. Angrish, J. L. Dorne, S. Foster, K. Raffaele, T. Bahadori, M. R. Gwinn, J. Lambert, M. Whelan, M. Rasenberg, T. Barton-Maclaren and R. S. Thomas (2020). "Utility of In Vitro Bioactivity as a Lower Bound Estimate of In Vivo Adverse Effect Levels and in Risk-Based Prioritization." </w:t>
      </w:r>
      <w:r w:rsidRPr="00463D16">
        <w:rPr>
          <w:u w:val="single"/>
        </w:rPr>
        <w:t>Toxicol Sci</w:t>
      </w:r>
      <w:r w:rsidRPr="00463D16">
        <w:t xml:space="preserve"> </w:t>
      </w:r>
      <w:r w:rsidRPr="00463D16">
        <w:rPr>
          <w:b/>
        </w:rPr>
        <w:t>173</w:t>
      </w:r>
      <w:r w:rsidRPr="00463D16">
        <w:t>(1): 202-225.</w:t>
      </w:r>
    </w:p>
    <w:p w14:paraId="751B0FEE" w14:textId="77777777" w:rsidR="00463D16" w:rsidRPr="00463D16" w:rsidRDefault="00463D16" w:rsidP="00463D16">
      <w:pPr>
        <w:pStyle w:val="EndNoteBibliography"/>
        <w:spacing w:after="0"/>
        <w:ind w:left="720" w:hanging="720"/>
      </w:pPr>
      <w:r w:rsidRPr="00463D16">
        <w:t xml:space="preserve">Paul Friedman, K., E. D. Watt, M. W. Hornung, J. M. Hedge, R. S. Judson, K. M. Crofton, K. A. Houck and S. O. Simmons (2016). "Tiered High-Throughput Screening Approach to Identify Thyroperoxidase Inhibitors Within the ToxCast Phase I and II Chemical Libraries." </w:t>
      </w:r>
      <w:r w:rsidRPr="00463D16">
        <w:rPr>
          <w:u w:val="single"/>
        </w:rPr>
        <w:t>Toxicol Sci</w:t>
      </w:r>
      <w:r w:rsidRPr="00463D16">
        <w:t xml:space="preserve"> </w:t>
      </w:r>
      <w:r w:rsidRPr="00463D16">
        <w:rPr>
          <w:b/>
        </w:rPr>
        <w:t>151</w:t>
      </w:r>
      <w:r w:rsidRPr="00463D16">
        <w:t>(1): 160-180.</w:t>
      </w:r>
    </w:p>
    <w:p w14:paraId="4F7955ED" w14:textId="77777777" w:rsidR="00463D16" w:rsidRPr="00463D16" w:rsidRDefault="00463D16" w:rsidP="00463D16">
      <w:pPr>
        <w:pStyle w:val="EndNoteBibliography"/>
        <w:spacing w:after="0"/>
        <w:ind w:left="720" w:hanging="720"/>
      </w:pPr>
      <w:r w:rsidRPr="00463D16">
        <w:t xml:space="preserve">Pearce, R., R. Setzer, C. Strope, N. Sipes and J. Wambaugh (2017). "httk: R Package for High-Throughput Toxicokinetics." </w:t>
      </w:r>
      <w:r w:rsidRPr="00463D16">
        <w:rPr>
          <w:u w:val="single"/>
        </w:rPr>
        <w:t>Journal of Statistical Software</w:t>
      </w:r>
      <w:r w:rsidRPr="00463D16">
        <w:t xml:space="preserve"> </w:t>
      </w:r>
      <w:r w:rsidRPr="00463D16">
        <w:rPr>
          <w:b/>
        </w:rPr>
        <w:t>79</w:t>
      </w:r>
      <w:r w:rsidRPr="00463D16">
        <w:t>(4): 1-25.</w:t>
      </w:r>
    </w:p>
    <w:p w14:paraId="485107FE" w14:textId="77777777" w:rsidR="00463D16" w:rsidRPr="00463D16" w:rsidRDefault="00463D16" w:rsidP="00463D16">
      <w:pPr>
        <w:pStyle w:val="EndNoteBibliography"/>
        <w:spacing w:after="0"/>
        <w:ind w:left="720" w:hanging="720"/>
      </w:pPr>
      <w:r w:rsidRPr="00463D16">
        <w:t xml:space="preserve">Poothong, S., C. Thomsen, J. A. Padilla-Sanchez, E. Papadopoulou and L. S. Haug (2017). "Distribution of Novel and Well-Known Poly- and Perfluoroalkyl Substances (PFASs) in Human Serum, Plasma, and Whole Blood." </w:t>
      </w:r>
      <w:r w:rsidRPr="00463D16">
        <w:rPr>
          <w:u w:val="single"/>
        </w:rPr>
        <w:t>Environ Sci Technol</w:t>
      </w:r>
      <w:r w:rsidRPr="00463D16">
        <w:t xml:space="preserve"> </w:t>
      </w:r>
      <w:r w:rsidRPr="00463D16">
        <w:rPr>
          <w:b/>
        </w:rPr>
        <w:t>51</w:t>
      </w:r>
      <w:r w:rsidRPr="00463D16">
        <w:t>(22): 13388-13396.</w:t>
      </w:r>
    </w:p>
    <w:p w14:paraId="6CB56F78" w14:textId="77777777" w:rsidR="00463D16" w:rsidRPr="00463D16" w:rsidRDefault="00463D16" w:rsidP="00463D16">
      <w:pPr>
        <w:pStyle w:val="EndNoteBibliography"/>
        <w:spacing w:after="0"/>
        <w:ind w:left="720" w:hanging="720"/>
      </w:pPr>
      <w:r w:rsidRPr="00463D16">
        <w:t xml:space="preserve">Romanov, S., A. Medvedev, M. Gambarian, N. Poltoratskaya, M. Moeser, L. Medvedeva, L. Diatchenko and S. Makarov (2008). "Homogeneous reporter system enables quantitative functional assessment of multiple transcription factors." </w:t>
      </w:r>
      <w:r w:rsidRPr="00463D16">
        <w:rPr>
          <w:u w:val="single"/>
        </w:rPr>
        <w:t>Nat Methods</w:t>
      </w:r>
      <w:r w:rsidRPr="00463D16">
        <w:t xml:space="preserve"> </w:t>
      </w:r>
      <w:r w:rsidRPr="00463D16">
        <w:rPr>
          <w:b/>
        </w:rPr>
        <w:t>5</w:t>
      </w:r>
      <w:r w:rsidRPr="00463D16">
        <w:t>(3): 253-260.</w:t>
      </w:r>
    </w:p>
    <w:p w14:paraId="79532C8F" w14:textId="77777777" w:rsidR="00463D16" w:rsidRPr="00463D16" w:rsidRDefault="00463D16" w:rsidP="00463D16">
      <w:pPr>
        <w:pStyle w:val="EndNoteBibliography"/>
        <w:spacing w:after="0"/>
        <w:ind w:left="720" w:hanging="720"/>
      </w:pPr>
      <w:r w:rsidRPr="00463D16">
        <w:t xml:space="preserve">Rotroff, D. M., D. J. Dix, K. A. Houck, R. J. Kavlock, T. B. Knudsen, M. T. Martin, D. M. Reif, A. M. Richard, N. S. Sipes, Y. A. Abassi, C. Jin, M. Stampfl and R. S. Judson (2013). "Real-Time Growth Kinetics Measuring Hormone Mimicry for ToxCast Chemicals in T-47D Human Ductal Carcinoma Cells." </w:t>
      </w:r>
      <w:r w:rsidRPr="00463D16">
        <w:rPr>
          <w:u w:val="single"/>
        </w:rPr>
        <w:t>Chem Res Toxicol</w:t>
      </w:r>
      <w:r w:rsidRPr="00463D16">
        <w:t xml:space="preserve"> </w:t>
      </w:r>
      <w:r w:rsidRPr="00463D16">
        <w:rPr>
          <w:b/>
        </w:rPr>
        <w:t>26</w:t>
      </w:r>
      <w:r w:rsidRPr="00463D16">
        <w:t>(7): 1097-1107.</w:t>
      </w:r>
    </w:p>
    <w:p w14:paraId="10535043" w14:textId="77777777" w:rsidR="00463D16" w:rsidRPr="00463D16" w:rsidRDefault="00463D16" w:rsidP="00463D16">
      <w:pPr>
        <w:pStyle w:val="EndNoteBibliography"/>
        <w:spacing w:after="0"/>
        <w:ind w:left="720" w:hanging="720"/>
      </w:pPr>
      <w:r w:rsidRPr="00463D16">
        <w:t>US EPA (2012). "Sustainable Futures / P2 Framework Manual."</w:t>
      </w:r>
    </w:p>
    <w:p w14:paraId="1C4E86C5" w14:textId="77777777" w:rsidR="00463D16" w:rsidRPr="00463D16" w:rsidRDefault="00463D16" w:rsidP="00463D16">
      <w:pPr>
        <w:pStyle w:val="EndNoteBibliography"/>
        <w:ind w:left="720" w:hanging="720"/>
      </w:pPr>
      <w:r w:rsidRPr="00463D16">
        <w:t xml:space="preserve">Yeakley, J. M., P. J. Shepard, D. E. Goyena, H. C. VanSteenhouse, J. D. McComb and B. E. Seligmann (2017). "A trichostatin A expression signature identified by TempO-Seq targeted whole transcriptome profiling." </w:t>
      </w:r>
      <w:r w:rsidRPr="00463D16">
        <w:rPr>
          <w:u w:val="single"/>
        </w:rPr>
        <w:t>PLoS One</w:t>
      </w:r>
      <w:r w:rsidRPr="00463D16">
        <w:t xml:space="preserve"> </w:t>
      </w:r>
      <w:r w:rsidRPr="00463D16">
        <w:rPr>
          <w:b/>
        </w:rPr>
        <w:t>12</w:t>
      </w:r>
      <w:r w:rsidRPr="00463D16">
        <w:t>(5): e0178302.</w:t>
      </w:r>
    </w:p>
    <w:p w14:paraId="3644A53C" w14:textId="555E4373" w:rsidR="00932500" w:rsidRPr="00932500" w:rsidRDefault="00932500" w:rsidP="00B121FA">
      <w:pPr>
        <w:ind w:firstLine="0"/>
      </w:pPr>
      <w:r>
        <w:fldChar w:fldCharType="end"/>
      </w:r>
    </w:p>
    <w:sectPr w:rsidR="00932500" w:rsidRPr="00932500">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Rodan, Bruce" w:date="2023-11-13T14:46:00Z" w:initials="RB">
    <w:p w14:paraId="324C835F" w14:textId="334FDBEC" w:rsidR="001D70F8" w:rsidRDefault="001D70F8">
      <w:pPr>
        <w:pStyle w:val="CommentText"/>
      </w:pPr>
      <w:r>
        <w:rPr>
          <w:rStyle w:val="CommentReference"/>
        </w:rPr>
        <w:annotationRef/>
      </w:r>
      <w:r>
        <w:rPr>
          <w:noProof/>
        </w:rPr>
        <w:t>Not sure if this sentence is needed</w:t>
      </w:r>
      <w:r>
        <w:rPr>
          <w:noProof/>
        </w:rPr>
        <w:t xml:space="preserve">. </w:t>
      </w:r>
      <w:r>
        <w:rPr>
          <w:noProof/>
        </w:rPr>
        <w:t xml:space="preserve">It is meant </w:t>
      </w:r>
      <w:r>
        <w:rPr>
          <w:noProof/>
        </w:rPr>
        <w:t xml:space="preserve">to be explicity. </w:t>
      </w:r>
      <w:r>
        <w:rPr>
          <w:noProof/>
        </w:rPr>
        <w:t xml:space="preserve">See if you think </w:t>
      </w:r>
      <w:r>
        <w:rPr>
          <w:noProof/>
        </w:rPr>
        <w:t xml:space="preserve">this is </w:t>
      </w:r>
      <w:r>
        <w:rPr>
          <w:noProof/>
        </w:rPr>
        <w:t>a</w:t>
      </w:r>
      <w:r>
        <w:rPr>
          <w:noProof/>
        </w:rPr>
        <w:t>ccura</w:t>
      </w:r>
      <w:r>
        <w:rPr>
          <w:noProof/>
        </w:rPr>
        <w:t>te and</w:t>
      </w:r>
      <w:r>
        <w:rPr>
          <w:noProof/>
        </w:rPr>
        <w:t xml:space="preserve">/or redundant.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4C83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FCB559" w16cex:dateUtc="2023-11-13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4C835F" w16cid:durableId="28FCB5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BC7CE" w14:textId="77777777" w:rsidR="00001704" w:rsidRDefault="00001704" w:rsidP="00992F88">
      <w:pPr>
        <w:spacing w:after="0" w:line="240" w:lineRule="auto"/>
      </w:pPr>
      <w:r>
        <w:separator/>
      </w:r>
    </w:p>
  </w:endnote>
  <w:endnote w:type="continuationSeparator" w:id="0">
    <w:p w14:paraId="68C99DE2" w14:textId="77777777" w:rsidR="00001704" w:rsidRDefault="00001704" w:rsidP="00992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D72E2" w14:textId="77777777" w:rsidR="00992F88" w:rsidRDefault="00992F88">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B6D5AE1" w14:textId="77777777" w:rsidR="00992F88" w:rsidRDefault="00992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23D01" w14:textId="77777777" w:rsidR="00001704" w:rsidRDefault="00001704" w:rsidP="00992F88">
      <w:pPr>
        <w:spacing w:after="0" w:line="240" w:lineRule="auto"/>
      </w:pPr>
      <w:r>
        <w:separator/>
      </w:r>
    </w:p>
  </w:footnote>
  <w:footnote w:type="continuationSeparator" w:id="0">
    <w:p w14:paraId="37884140" w14:textId="77777777" w:rsidR="00001704" w:rsidRDefault="00001704" w:rsidP="00992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0EE5" w14:textId="0E22C327" w:rsidR="00E77B91" w:rsidRDefault="00E77B91" w:rsidP="00CA151C">
    <w:pPr>
      <w:pStyle w:val="Header"/>
      <w:ind w:firstLine="0"/>
    </w:pPr>
    <w:r>
      <w:t>DRAFT DELIBERATIVE</w:t>
    </w:r>
  </w:p>
  <w:p w14:paraId="30D11D4F" w14:textId="77777777" w:rsidR="00E77B91" w:rsidRDefault="00E77B9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dan, Bruce">
    <w15:presenceInfo w15:providerId="AD" w15:userId="S::rodan.bruce@epa.gov::4f105c38-55a4-4328-ad99-7ddaa1326b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revisionView w:markup="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 2&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ppttettgxvaemevezkpf9scrd0f5er2wdz9&quot;&gt;Judson Refs-Converted&lt;record-ids&gt;&lt;item&gt;949&lt;/item&gt;&lt;item&gt;1251&lt;/item&gt;&lt;item&gt;3201&lt;/item&gt;&lt;item&gt;3286&lt;/item&gt;&lt;item&gt;3696&lt;/item&gt;&lt;item&gt;3803&lt;/item&gt;&lt;item&gt;3950&lt;/item&gt;&lt;item&gt;3951&lt;/item&gt;&lt;item&gt;3962&lt;/item&gt;&lt;item&gt;3963&lt;/item&gt;&lt;item&gt;4075&lt;/item&gt;&lt;item&gt;4097&lt;/item&gt;&lt;item&gt;4103&lt;/item&gt;&lt;item&gt;4198&lt;/item&gt;&lt;item&gt;4200&lt;/item&gt;&lt;item&gt;4201&lt;/item&gt;&lt;item&gt;41236&lt;/item&gt;&lt;item&gt;41518&lt;/item&gt;&lt;item&gt;41519&lt;/item&gt;&lt;item&gt;41520&lt;/item&gt;&lt;item&gt;41521&lt;/item&gt;&lt;item&gt;41522&lt;/item&gt;&lt;/record-ids&gt;&lt;/item&gt;&lt;/Libraries&gt;"/>
  </w:docVars>
  <w:rsids>
    <w:rsidRoot w:val="00FB044C"/>
    <w:rsid w:val="00001704"/>
    <w:rsid w:val="000A1862"/>
    <w:rsid w:val="000E0BEB"/>
    <w:rsid w:val="00116DD2"/>
    <w:rsid w:val="00127482"/>
    <w:rsid w:val="00197B5F"/>
    <w:rsid w:val="001D70F8"/>
    <w:rsid w:val="00212D83"/>
    <w:rsid w:val="002166CA"/>
    <w:rsid w:val="00256C68"/>
    <w:rsid w:val="00356A81"/>
    <w:rsid w:val="00361353"/>
    <w:rsid w:val="003A0DE5"/>
    <w:rsid w:val="003D6561"/>
    <w:rsid w:val="003E3CD4"/>
    <w:rsid w:val="003F1665"/>
    <w:rsid w:val="00411B25"/>
    <w:rsid w:val="004256A9"/>
    <w:rsid w:val="00463D16"/>
    <w:rsid w:val="00497E39"/>
    <w:rsid w:val="005147D9"/>
    <w:rsid w:val="005B45BE"/>
    <w:rsid w:val="00643EB6"/>
    <w:rsid w:val="00692760"/>
    <w:rsid w:val="006F34E1"/>
    <w:rsid w:val="00716F52"/>
    <w:rsid w:val="00753625"/>
    <w:rsid w:val="00804EBD"/>
    <w:rsid w:val="00815E84"/>
    <w:rsid w:val="00886C9B"/>
    <w:rsid w:val="00893B36"/>
    <w:rsid w:val="00910572"/>
    <w:rsid w:val="00932500"/>
    <w:rsid w:val="00944D96"/>
    <w:rsid w:val="00992F88"/>
    <w:rsid w:val="009F683D"/>
    <w:rsid w:val="00A55A72"/>
    <w:rsid w:val="00B121FA"/>
    <w:rsid w:val="00C060CA"/>
    <w:rsid w:val="00C44109"/>
    <w:rsid w:val="00C742B0"/>
    <w:rsid w:val="00C759B4"/>
    <w:rsid w:val="00CA151C"/>
    <w:rsid w:val="00CA6792"/>
    <w:rsid w:val="00CB49BE"/>
    <w:rsid w:val="00CB7CC1"/>
    <w:rsid w:val="00CE138D"/>
    <w:rsid w:val="00DD15C6"/>
    <w:rsid w:val="00E77B91"/>
    <w:rsid w:val="00EC623E"/>
    <w:rsid w:val="00EF7FC2"/>
    <w:rsid w:val="00F14D87"/>
    <w:rsid w:val="00F54E50"/>
    <w:rsid w:val="00F70FEC"/>
    <w:rsid w:val="00FB0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15B87"/>
  <w15:chartTrackingRefBased/>
  <w15:docId w15:val="{F465A335-4089-49D4-A465-ED5A4E7D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482"/>
  </w:style>
  <w:style w:type="paragraph" w:styleId="Heading1">
    <w:name w:val="heading 1"/>
    <w:basedOn w:val="Normal"/>
    <w:next w:val="Normal"/>
    <w:link w:val="Heading1Char"/>
    <w:uiPriority w:val="9"/>
    <w:qFormat/>
    <w:rsid w:val="00CB49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5A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9B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55A72"/>
    <w:rPr>
      <w:color w:val="0563C1" w:themeColor="hyperlink"/>
      <w:u w:val="single"/>
    </w:rPr>
  </w:style>
  <w:style w:type="character" w:styleId="UnresolvedMention">
    <w:name w:val="Unresolved Mention"/>
    <w:basedOn w:val="DefaultParagraphFont"/>
    <w:uiPriority w:val="99"/>
    <w:semiHidden/>
    <w:unhideWhenUsed/>
    <w:rsid w:val="00A55A72"/>
    <w:rPr>
      <w:color w:val="605E5C"/>
      <w:shd w:val="clear" w:color="auto" w:fill="E1DFDD"/>
    </w:rPr>
  </w:style>
  <w:style w:type="character" w:customStyle="1" w:styleId="Heading2Char">
    <w:name w:val="Heading 2 Char"/>
    <w:basedOn w:val="DefaultParagraphFont"/>
    <w:link w:val="Heading2"/>
    <w:uiPriority w:val="9"/>
    <w:rsid w:val="00A55A72"/>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92F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88"/>
  </w:style>
  <w:style w:type="paragraph" w:styleId="Footer">
    <w:name w:val="footer"/>
    <w:basedOn w:val="Normal"/>
    <w:link w:val="FooterChar"/>
    <w:uiPriority w:val="99"/>
    <w:unhideWhenUsed/>
    <w:rsid w:val="00992F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88"/>
  </w:style>
  <w:style w:type="character" w:customStyle="1" w:styleId="normaltextrun">
    <w:name w:val="normaltextrun"/>
    <w:basedOn w:val="DefaultParagraphFont"/>
    <w:rsid w:val="00992F88"/>
  </w:style>
  <w:style w:type="character" w:customStyle="1" w:styleId="eop">
    <w:name w:val="eop"/>
    <w:basedOn w:val="DefaultParagraphFont"/>
    <w:rsid w:val="00992F88"/>
  </w:style>
  <w:style w:type="character" w:customStyle="1" w:styleId="spellingerror">
    <w:name w:val="spellingerror"/>
    <w:basedOn w:val="DefaultParagraphFont"/>
    <w:rsid w:val="00992F88"/>
  </w:style>
  <w:style w:type="paragraph" w:customStyle="1" w:styleId="EndNoteBibliographyTitle">
    <w:name w:val="EndNote Bibliography Title"/>
    <w:basedOn w:val="Normal"/>
    <w:link w:val="EndNoteBibliographyTitleChar"/>
    <w:rsid w:val="00992F88"/>
    <w:pPr>
      <w:spacing w:after="0"/>
      <w:jc w:val="center"/>
    </w:pPr>
    <w:rPr>
      <w:noProof/>
    </w:rPr>
  </w:style>
  <w:style w:type="character" w:customStyle="1" w:styleId="EndNoteBibliographyTitleChar">
    <w:name w:val="EndNote Bibliography Title Char"/>
    <w:basedOn w:val="DefaultParagraphFont"/>
    <w:link w:val="EndNoteBibliographyTitle"/>
    <w:rsid w:val="00992F88"/>
    <w:rPr>
      <w:noProof/>
    </w:rPr>
  </w:style>
  <w:style w:type="paragraph" w:customStyle="1" w:styleId="EndNoteBibliography">
    <w:name w:val="EndNote Bibliography"/>
    <w:basedOn w:val="Normal"/>
    <w:link w:val="EndNoteBibliographyChar"/>
    <w:rsid w:val="00992F88"/>
    <w:pPr>
      <w:spacing w:line="240" w:lineRule="auto"/>
    </w:pPr>
    <w:rPr>
      <w:noProof/>
    </w:rPr>
  </w:style>
  <w:style w:type="character" w:customStyle="1" w:styleId="EndNoteBibliographyChar">
    <w:name w:val="EndNote Bibliography Char"/>
    <w:basedOn w:val="DefaultParagraphFont"/>
    <w:link w:val="EndNoteBibliography"/>
    <w:rsid w:val="00992F88"/>
    <w:rPr>
      <w:noProof/>
    </w:rPr>
  </w:style>
  <w:style w:type="table" w:styleId="TableGrid">
    <w:name w:val="Table Grid"/>
    <w:basedOn w:val="TableNormal"/>
    <w:uiPriority w:val="39"/>
    <w:rsid w:val="003F1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683D"/>
    <w:pPr>
      <w:spacing w:after="0" w:line="240" w:lineRule="auto"/>
      <w:ind w:firstLine="0"/>
    </w:pPr>
  </w:style>
  <w:style w:type="character" w:styleId="CommentReference">
    <w:name w:val="annotation reference"/>
    <w:basedOn w:val="DefaultParagraphFont"/>
    <w:uiPriority w:val="99"/>
    <w:semiHidden/>
    <w:unhideWhenUsed/>
    <w:rsid w:val="00716F52"/>
    <w:rPr>
      <w:sz w:val="16"/>
      <w:szCs w:val="16"/>
    </w:rPr>
  </w:style>
  <w:style w:type="paragraph" w:styleId="CommentText">
    <w:name w:val="annotation text"/>
    <w:basedOn w:val="Normal"/>
    <w:link w:val="CommentTextChar"/>
    <w:uiPriority w:val="99"/>
    <w:unhideWhenUsed/>
    <w:rsid w:val="00716F52"/>
    <w:pPr>
      <w:spacing w:line="240" w:lineRule="auto"/>
    </w:pPr>
    <w:rPr>
      <w:sz w:val="20"/>
      <w:szCs w:val="20"/>
    </w:rPr>
  </w:style>
  <w:style w:type="character" w:customStyle="1" w:styleId="CommentTextChar">
    <w:name w:val="Comment Text Char"/>
    <w:basedOn w:val="DefaultParagraphFont"/>
    <w:link w:val="CommentText"/>
    <w:uiPriority w:val="99"/>
    <w:rsid w:val="00716F52"/>
    <w:rPr>
      <w:sz w:val="20"/>
      <w:szCs w:val="20"/>
    </w:rPr>
  </w:style>
  <w:style w:type="paragraph" w:styleId="CommentSubject">
    <w:name w:val="annotation subject"/>
    <w:basedOn w:val="CommentText"/>
    <w:next w:val="CommentText"/>
    <w:link w:val="CommentSubjectChar"/>
    <w:uiPriority w:val="99"/>
    <w:semiHidden/>
    <w:unhideWhenUsed/>
    <w:rsid w:val="00716F52"/>
    <w:rPr>
      <w:b/>
      <w:bCs/>
    </w:rPr>
  </w:style>
  <w:style w:type="character" w:customStyle="1" w:styleId="CommentSubjectChar">
    <w:name w:val="Comment Subject Char"/>
    <w:basedOn w:val="CommentTextChar"/>
    <w:link w:val="CommentSubject"/>
    <w:uiPriority w:val="99"/>
    <w:semiHidden/>
    <w:rsid w:val="00716F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mptox.epa.gov/dashboard" TargetMode="External"/><Relationship Id="rId11" Type="http://schemas.openxmlformats.org/officeDocument/2006/relationships/image" Target="media/image1.png"/><Relationship Id="rId5" Type="http://schemas.openxmlformats.org/officeDocument/2006/relationships/endnotes" Target="end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3015</Words>
  <Characters>17191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Judson, Richard (he/him/his)</dc:creator>
  <cp:keywords/>
  <dc:description/>
  <cp:lastModifiedBy>Rodan, Bruce</cp:lastModifiedBy>
  <cp:revision>3</cp:revision>
  <dcterms:created xsi:type="dcterms:W3CDTF">2023-11-13T19:25:00Z</dcterms:created>
  <dcterms:modified xsi:type="dcterms:W3CDTF">2023-11-13T19:48:00Z</dcterms:modified>
</cp:coreProperties>
</file>